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E02B6" w14:textId="75AA6817" w:rsidR="004A2766" w:rsidRDefault="00A07BD4">
      <w:pPr>
        <w:pStyle w:val="Heading1"/>
        <w:keepNext w:val="0"/>
        <w:keepLines w:val="0"/>
        <w:bidi/>
        <w:spacing w:before="480"/>
        <w:rPr>
          <w:b/>
          <w:bCs/>
          <w:sz w:val="46"/>
          <w:szCs w:val="46"/>
        </w:rPr>
      </w:pPr>
      <w:bookmarkStart w:id="0" w:name="_izaa8dwn84nd" w:colFirst="0" w:colLast="0"/>
      <w:bookmarkEnd w:id="0"/>
      <w:r>
        <w:rPr>
          <w:b/>
          <w:bCs/>
          <w:sz w:val="46"/>
          <w:szCs w:val="46"/>
          <w:rtl/>
        </w:rPr>
        <w:t xml:space="preserve">מסמך דרישות לפרוייקט: </w:t>
      </w:r>
      <w:r>
        <w:rPr>
          <w:rFonts w:hint="cs"/>
          <w:b/>
          <w:bCs/>
          <w:sz w:val="46"/>
          <w:szCs w:val="46"/>
          <w:rtl/>
        </w:rPr>
        <w:t>ממשק מיפוי מסגרות לגיל הרך (לידה-3)</w:t>
      </w:r>
    </w:p>
    <w:p w14:paraId="08AACE92" w14:textId="77777777" w:rsidR="004A2766" w:rsidRDefault="00A07BD4">
      <w:pPr>
        <w:pStyle w:val="Heading2"/>
        <w:keepNext w:val="0"/>
        <w:keepLines w:val="0"/>
        <w:bidi/>
        <w:spacing w:after="80"/>
        <w:rPr>
          <w:b/>
          <w:bCs/>
          <w:sz w:val="34"/>
          <w:szCs w:val="34"/>
        </w:rPr>
      </w:pPr>
      <w:bookmarkStart w:id="1" w:name="_kku8y02pmlaf" w:colFirst="0" w:colLast="0"/>
      <w:bookmarkEnd w:id="1"/>
      <w:r>
        <w:rPr>
          <w:b/>
          <w:bCs/>
          <w:sz w:val="34"/>
          <w:szCs w:val="34"/>
          <w:rtl/>
        </w:rPr>
        <w:t>1. תקציר מנהלים ורקע</w:t>
      </w:r>
    </w:p>
    <w:p w14:paraId="1BC37156" w14:textId="5DAE79F6" w:rsidR="004A2766" w:rsidRDefault="00A07BD4">
      <w:pPr>
        <w:bidi/>
        <w:spacing w:before="240" w:after="240"/>
        <w:rPr>
          <w:rtl/>
        </w:rPr>
      </w:pPr>
      <w:del w:id="2" w:author="Claude" w:date="2026-07-06T00:00:00Z">
        <w:r>
          <w:rPr>
            <w:rtl/>
          </w:rPr>
          <w:delText>[כאן יש לכתוב תיאור תמציתי של הפרויקט. הסבירו מהו הצורך העסקי או הציבורי שהפרויקט בא לפתור, מהו הרקע שהוביל ליוזמה (למשל: תהליך ידני שגוזל זמן, דרישה מצד לקוחות, החלפת מערכת מיושנת), ומהי המטרה המרכזית של המערכת החדשה.]</w:delText>
        </w:r>
      </w:del>
      <w:r w:rsidR="00E0357F">
        <w:rPr>
          <w:rFonts w:hint="cs"/>
          <w:rtl/>
        </w:rPr>
        <w:t>ל</w:t>
      </w:r>
      <w:ins w:id="3" w:author="Claude" w:date="2026-07-06T00:00:00Z">
        <w:r>
          <w:rPr>
            <w:rFonts w:hint="cs"/>
            <w:rtl/>
          </w:rPr>
          <w:t xml:space="preserve">מנהלות יחידות הגיל הרך ברשויות המקומיות </w:t>
        </w:r>
      </w:ins>
      <w:ins w:id="4" w:author="Mor Mitrani" w:date="2026-07-06T20:48:00Z" w16du:dateUtc="2026-07-06T17:48:00Z">
        <w:r w:rsidR="00E0357F">
          <w:rPr>
            <w:rFonts w:hint="cs"/>
            <w:rtl/>
          </w:rPr>
          <w:t>יש צורך מהותי, בעיקר</w:t>
        </w:r>
      </w:ins>
      <w:ins w:id="5" w:author="Claude" w:date="2026-07-06T00:00:00Z">
        <w:del w:id="6" w:author="Mor Mitrani" w:date="2026-07-06T20:48:00Z" w16du:dateUtc="2026-07-06T17:48:00Z">
          <w:r w:rsidDel="00E0357F">
            <w:rPr>
              <w:rFonts w:hint="cs"/>
              <w:rtl/>
            </w:rPr>
            <w:delText>אחראיות</w:delText>
          </w:r>
        </w:del>
        <w:r>
          <w:rPr>
            <w:rFonts w:hint="cs"/>
            <w:rtl/>
          </w:rPr>
          <w:t>, מאז העברת הרגולציה על מעונות היום למשרד החינוך ב-2022, למ</w:t>
        </w:r>
        <w:del w:id="7" w:author="Mor Mitrani" w:date="2026-07-06T20:48:00Z" w16du:dateUtc="2026-07-06T17:48:00Z">
          <w:r w:rsidDel="00E0357F">
            <w:rPr>
              <w:rFonts w:hint="cs"/>
              <w:rtl/>
            </w:rPr>
            <w:delText>י</w:delText>
          </w:r>
        </w:del>
        <w:r>
          <w:rPr>
            <w:rFonts w:hint="cs"/>
            <w:rtl/>
          </w:rPr>
          <w:t>פו</w:t>
        </w:r>
      </w:ins>
      <w:ins w:id="8" w:author="Mor Mitrani" w:date="2026-07-06T20:48:00Z" w16du:dateUtc="2026-07-06T17:48:00Z">
        <w:r w:rsidR="00E0357F">
          <w:rPr>
            <w:rFonts w:hint="cs"/>
            <w:rtl/>
          </w:rPr>
          <w:t>ת</w:t>
        </w:r>
      </w:ins>
      <w:ins w:id="9" w:author="Claude" w:date="2026-07-06T00:00:00Z">
        <w:del w:id="10" w:author="Mor Mitrani" w:date="2026-07-06T20:48:00Z" w16du:dateUtc="2026-07-06T17:48:00Z">
          <w:r w:rsidDel="00E0357F">
            <w:rPr>
              <w:rFonts w:hint="cs"/>
              <w:rtl/>
            </w:rPr>
            <w:delText>י</w:delText>
          </w:r>
        </w:del>
        <w:r>
          <w:rPr>
            <w:rFonts w:hint="cs"/>
            <w:rtl/>
          </w:rPr>
          <w:t xml:space="preserve"> כלל מסגרות הטיפול והחינוך לגילאי לידה-3 בתחומן – הן המפוקחות והן הבלתי מפוקחות</w:t>
        </w:r>
      </w:ins>
      <w:ins w:id="11" w:author="Mor Mitrani" w:date="2026-07-06T20:48:00Z" w16du:dateUtc="2026-07-06T17:48:00Z">
        <w:r w:rsidR="00E0357F">
          <w:rPr>
            <w:rFonts w:hint="cs"/>
            <w:rtl/>
          </w:rPr>
          <w:t>, כבסיס נתונים הכרחי לקבלת החלטות</w:t>
        </w:r>
      </w:ins>
      <w:ins w:id="12" w:author="Claude" w:date="2026-07-06T00:00:00Z">
        <w:r>
          <w:rPr>
            <w:rFonts w:hint="cs"/>
            <w:rtl/>
          </w:rPr>
          <w:t>. כיום אין כלי או מתודולוגיה שיטתית לביצוע מיפוי כזה, ו</w:t>
        </w:r>
      </w:ins>
      <w:ins w:id="13" w:author="Mor Mitrani" w:date="2026-07-06T20:48:00Z" w16du:dateUtc="2026-07-06T17:48:00Z">
        <w:r w:rsidR="00E0357F">
          <w:rPr>
            <w:rFonts w:hint="cs"/>
            <w:rtl/>
          </w:rPr>
          <w:t>ברוב הרשויות מתנ</w:t>
        </w:r>
      </w:ins>
      <w:ins w:id="14" w:author="Mor Mitrani" w:date="2026-07-06T20:49:00Z" w16du:dateUtc="2026-07-06T17:49:00Z">
        <w:r w:rsidR="00E0357F">
          <w:rPr>
            <w:rFonts w:hint="cs"/>
            <w:rtl/>
          </w:rPr>
          <w:t>הלת שגרת העבודה ללא בסיס נתונים שכזה</w:t>
        </w:r>
      </w:ins>
      <w:ins w:id="15" w:author="Claude" w:date="2026-07-06T00:00:00Z">
        <w:del w:id="16" w:author="Mor Mitrani" w:date="2026-07-06T20:49:00Z" w16du:dateUtc="2026-07-06T17:49:00Z">
          <w:r w:rsidDel="00E0357F">
            <w:rPr>
              <w:rFonts w:hint="cs"/>
              <w:rtl/>
            </w:rPr>
            <w:delText>מנהלות חדשות בתפקיד נדרשות לבנות אותו בעצמן מאפס</w:delText>
          </w:r>
        </w:del>
        <w:r>
          <w:rPr>
            <w:rFonts w:hint="cs"/>
            <w:rtl/>
          </w:rPr>
          <w:t>. הפרויקט המוצע הוא פיתוח ממשק מקוון שיאחד מקורות מידע קיימים (ממשלתיים, מסחריים ורשותיים) לכדי מיפוי אחד, מעודכן וניתן לתיקוף – וכך יחסוך זמן ויאפשר קבלת החלטות מבוססת-נתונים ברמת הרשות.</w:t>
        </w:r>
      </w:ins>
    </w:p>
    <w:p w14:paraId="6A399CBA" w14:textId="7A4DBFAE" w:rsidR="00572521" w:rsidRPr="00572521" w:rsidRDefault="00572521" w:rsidP="00B24500">
      <w:pPr>
        <w:bidi/>
        <w:spacing w:line="278" w:lineRule="auto"/>
        <w:rPr>
          <w:b/>
          <w:bCs/>
          <w:color w:val="0070C0"/>
          <w:rtl/>
        </w:rPr>
      </w:pPr>
      <w:r>
        <w:rPr>
          <w:rFonts w:hint="cs"/>
          <w:b/>
          <w:bCs/>
          <w:color w:val="0070C0"/>
          <w:rtl/>
        </w:rPr>
        <w:t>רקע וצורך</w:t>
      </w:r>
    </w:p>
    <w:p w14:paraId="0AF45AE2" w14:textId="77777777" w:rsidR="00572521" w:rsidRPr="00572521" w:rsidRDefault="00572521" w:rsidP="00572521">
      <w:pPr>
        <w:bidi/>
        <w:spacing w:before="240" w:after="240"/>
        <w:rPr>
          <w:color w:val="0070C0"/>
          <w:rtl/>
        </w:rPr>
      </w:pPr>
      <w:r>
        <w:rPr>
          <w:color w:val="0070C0"/>
          <w:rtl/>
        </w:rPr>
        <w:t xml:space="preserve">בשנת 2022 עברה הרגולציה על מעונות היום ממשרד העבודה למשרד החינוך, ונוצר תפקיד חדש ברשות המקומית: מנהלת יחידת הגיל הרך. עם התפקיד הגיע אחריות רחבה להבטחת רצף </w:t>
      </w:r>
      <w:r>
        <w:rPr>
          <w:rFonts w:hint="cs"/>
          <w:color w:val="0070C0"/>
          <w:rtl/>
        </w:rPr>
        <w:t>ואיכות</w:t>
      </w:r>
      <w:r>
        <w:rPr>
          <w:color w:val="0070C0"/>
          <w:rtl/>
        </w:rPr>
        <w:t xml:space="preserve"> </w:t>
      </w:r>
      <w:r>
        <w:rPr>
          <w:rFonts w:hint="cs"/>
          <w:color w:val="0070C0"/>
          <w:rtl/>
        </w:rPr>
        <w:t>טיפול</w:t>
      </w:r>
      <w:r>
        <w:rPr>
          <w:color w:val="0070C0"/>
          <w:rtl/>
        </w:rPr>
        <w:t xml:space="preserve"> </w:t>
      </w:r>
      <w:r>
        <w:rPr>
          <w:rFonts w:hint="cs"/>
          <w:color w:val="0070C0"/>
          <w:rtl/>
        </w:rPr>
        <w:t>מגיל</w:t>
      </w:r>
      <w:r>
        <w:rPr>
          <w:color w:val="0070C0"/>
          <w:rtl/>
        </w:rPr>
        <w:t xml:space="preserve"> </w:t>
      </w:r>
      <w:r>
        <w:rPr>
          <w:rFonts w:hint="cs"/>
          <w:color w:val="0070C0"/>
          <w:rtl/>
        </w:rPr>
        <w:t>לידה</w:t>
      </w:r>
      <w:r>
        <w:rPr>
          <w:color w:val="0070C0"/>
          <w:rtl/>
        </w:rPr>
        <w:t xml:space="preserve"> </w:t>
      </w:r>
      <w:r>
        <w:rPr>
          <w:rFonts w:hint="cs"/>
          <w:color w:val="0070C0"/>
          <w:rtl/>
        </w:rPr>
        <w:t>ועד</w:t>
      </w:r>
      <w:r>
        <w:rPr>
          <w:color w:val="0070C0"/>
          <w:rtl/>
        </w:rPr>
        <w:t xml:space="preserve"> 6, במסגרתה נדרשת מנהלת היחידה למפות את מסגרות החינוך ברשות. עד כה מניסיוננו מול השטח עלה כי אין כלי איסוף או מתודולוגיה שיטתית למיפוי המסגרות. מנהלות יחידות שנמצאות בשנים הראשונות להטמעת תפקיד חדש, נדרשות להיבנות בעצמן על תשתית שאינה קיימת. </w:t>
      </w:r>
    </w:p>
    <w:p w14:paraId="583DF962" w14:textId="77777777" w:rsidR="00572521" w:rsidRDefault="00572521" w:rsidP="00572521">
      <w:pPr>
        <w:bidi/>
        <w:spacing w:line="278" w:lineRule="auto"/>
        <w:rPr>
          <w:color w:val="0070C0"/>
          <w:rtl/>
        </w:rPr>
      </w:pPr>
    </w:p>
    <w:p w14:paraId="30DE23ED" w14:textId="77777777" w:rsidR="00572521" w:rsidRDefault="00572521" w:rsidP="00572521">
      <w:pPr>
        <w:bidi/>
        <w:spacing w:line="278" w:lineRule="auto"/>
        <w:rPr>
          <w:color w:val="0070C0"/>
          <w:rtl/>
        </w:rPr>
      </w:pPr>
    </w:p>
    <w:p w14:paraId="55973B8E" w14:textId="77777777" w:rsidR="00572521" w:rsidRPr="00572521" w:rsidRDefault="00572521" w:rsidP="00572521">
      <w:pPr>
        <w:bidi/>
        <w:spacing w:line="278" w:lineRule="auto"/>
        <w:rPr>
          <w:b/>
          <w:bCs/>
          <w:color w:val="0070C0"/>
          <w:rtl/>
        </w:rPr>
      </w:pPr>
      <w:r>
        <w:rPr>
          <w:rFonts w:hint="cs"/>
          <w:b/>
          <w:bCs/>
          <w:color w:val="0070C0"/>
          <w:rtl/>
        </w:rPr>
        <w:t>הכלי- פיתוח ממשק מיפוי מסגרות</w:t>
      </w:r>
    </w:p>
    <w:p w14:paraId="24F75170" w14:textId="49F4F63C" w:rsidR="00333ACE" w:rsidRPr="00B24500" w:rsidRDefault="003E2B74" w:rsidP="00572521">
      <w:pPr>
        <w:bidi/>
        <w:spacing w:line="278" w:lineRule="auto"/>
        <w:rPr>
          <w:color w:val="0070C0"/>
          <w:rtl/>
          <w:lang w:val="en-US"/>
        </w:rPr>
      </w:pPr>
      <w:r>
        <w:rPr>
          <w:rFonts w:hint="cs"/>
          <w:color w:val="0070C0"/>
          <w:rtl/>
        </w:rPr>
        <w:t>כלי מקוון למנהלת גיל הרך ברשות המקומית המאפשר לייצר מיפוי של מסגרות טיפול/חינוך מפוקחות ולא מפוקחות לילדים בגילאי לידה-3 ברשות. הממשק יתבסס על מספר מקורות מידע- מקורות מנהליים הפתוחים לציבור (משרד החינוך, משרד העבודה), מקורות אינטרנטיים עם גישה ל</w:t>
      </w:r>
      <w:r>
        <w:rPr>
          <w:color w:val="0070C0"/>
          <w:rtl/>
          <w:lang w:val="en-US"/>
        </w:rPr>
        <w:t>API</w:t>
      </w:r>
      <w:r>
        <w:rPr>
          <w:rFonts w:hint="cs"/>
          <w:color w:val="0070C0"/>
          <w:rtl/>
          <w:lang w:val="en-US"/>
        </w:rPr>
        <w:t xml:space="preserve"> (לדוגמת "בדרך לגן") ומקורות רשותיים (לדוגמת קובץ מיפוי ידני שהרשות אחראית לייצר).</w:t>
      </w:r>
    </w:p>
    <w:p w14:paraId="339026DC" w14:textId="7368B1CD" w:rsidR="00A118AC" w:rsidRDefault="00A118AC" w:rsidP="00B24500">
      <w:pPr>
        <w:bidi/>
        <w:spacing w:line="278" w:lineRule="auto"/>
        <w:rPr>
          <w:color w:val="0070C0"/>
          <w:rtl/>
          <w:lang w:val="en-US"/>
        </w:rPr>
      </w:pPr>
      <w:r>
        <w:rPr>
          <w:rFonts w:hint="cs"/>
          <w:color w:val="0070C0"/>
          <w:rtl/>
          <w:lang w:val="en-US"/>
        </w:rPr>
        <w:t>הממשק צריך לאפשר למשתמש העיקרי (מנהל.ת תחום גיל רך ברשות) לתקף מידע שנאסף ואת היכולת להוריד את המידע כפלט באקסל.</w:t>
      </w:r>
    </w:p>
    <w:p w14:paraId="39F8EB45" w14:textId="77777777" w:rsidR="00B24500" w:rsidRDefault="00B24500" w:rsidP="00B24500">
      <w:pPr>
        <w:bidi/>
        <w:spacing w:line="278" w:lineRule="auto"/>
        <w:rPr>
          <w:color w:val="0070C0"/>
          <w:rtl/>
          <w:lang w:val="en-US"/>
        </w:rPr>
      </w:pPr>
    </w:p>
    <w:p w14:paraId="33DFAFDB" w14:textId="77777777" w:rsidR="004A2766" w:rsidRDefault="00A07BD4">
      <w:pPr>
        <w:bidi/>
        <w:spacing w:before="240" w:after="240"/>
        <w:ind w:left="600" w:right="600"/>
        <w:rPr>
          <w:rtl/>
        </w:rPr>
      </w:pPr>
      <w:r>
        <w:rPr>
          <w:b/>
          <w:bCs/>
          <w:rtl/>
        </w:rPr>
        <w:lastRenderedPageBreak/>
        <w:t>הערה/דגש מרכזי:</w:t>
      </w:r>
      <w:del w:id="17" w:author="Claude" w:date="2026-07-06T00:00:00Z">
        <w:r>
          <w:rPr>
            <w:rtl/>
          </w:rPr>
          <w:delText xml:space="preserve"> [רשמו כאן מגבלה או דגש קריטי לפרויקט – לדוגמה: תמיכה מינימלית בעומסים גבוהים, שמירה על אנונימיות מלאה, זמני טעינה מהירים במיוחד, אילוצי תקציב או חוק].</w:delText>
        </w:r>
      </w:del>
      <w:ins w:id="18" w:author="Claude" w:date="2026-07-06T00:00:00Z">
        <w:r>
          <w:rPr>
            <w:rFonts w:hint="cs"/>
            <w:rtl/>
          </w:rPr>
          <w:t xml:space="preserve"> המערכת מטפלת במידע על מסגרות המטפלות בפעוטות (0-3) – יש לתת דגש מיוחד להגנת פרטיות (אין לאסוף מידע מזהה על ילדים ספציפיים), לאמינות הנתונים (המידע משמש לקבלת החלטות תקציביות ותכנוניות), ולהיתכנות המשפטית של שאיבת מידע ממקורות פתוחים (Scraping) – נושא שנבחן בנפרד בשלב הבחינה המשפטית של הפרויקט.</w:t>
        </w:r>
      </w:ins>
    </w:p>
    <w:p w14:paraId="64F35B83" w14:textId="77777777" w:rsidR="00732C25" w:rsidRDefault="00732C25" w:rsidP="00732C25">
      <w:pPr>
        <w:bidi/>
        <w:spacing w:before="240" w:after="240"/>
        <w:ind w:right="600"/>
        <w:rPr>
          <w:rtl/>
        </w:rPr>
      </w:pPr>
    </w:p>
    <w:p w14:paraId="76DD3CC7" w14:textId="77777777" w:rsidR="00732C25" w:rsidRDefault="00732C25" w:rsidP="00732C25">
      <w:pPr>
        <w:bidi/>
        <w:spacing w:before="240" w:after="240"/>
        <w:ind w:right="600"/>
        <w:rPr>
          <w:rtl/>
        </w:rPr>
      </w:pPr>
    </w:p>
    <w:p w14:paraId="3F3C7E17" w14:textId="7203D2C1" w:rsidR="00732C25" w:rsidRPr="00F70A7F" w:rsidRDefault="00E20FB5" w:rsidP="00F70A7F">
      <w:pPr>
        <w:bidi/>
        <w:spacing w:after="120" w:line="278" w:lineRule="auto"/>
        <w:ind w:right="601"/>
        <w:rPr>
          <w:color w:val="0070C0"/>
          <w:rtl/>
          <w:lang w:val="en-US"/>
        </w:rPr>
      </w:pPr>
      <w:r>
        <w:rPr>
          <w:rFonts w:hint="cs"/>
          <w:color w:val="0070C0"/>
          <w:rtl/>
          <w:lang w:val="en-US"/>
        </w:rPr>
        <w:t xml:space="preserve">בשלב הראשון אחד ממקורות המידע האינטרנטיים יהיו אתרי אינטרנט בעלי גישה דרך </w:t>
      </w:r>
      <w:r>
        <w:rPr>
          <w:color w:val="0070C0"/>
          <w:rtl/>
          <w:lang w:val="en-US"/>
        </w:rPr>
        <w:t>API</w:t>
      </w:r>
      <w:r>
        <w:rPr>
          <w:rFonts w:hint="cs"/>
          <w:color w:val="0070C0"/>
          <w:rtl/>
          <w:lang w:val="en-US"/>
        </w:rPr>
        <w:t>.</w:t>
      </w:r>
    </w:p>
    <w:p w14:paraId="359F679B" w14:textId="312E452B" w:rsidR="00E20FB5" w:rsidRPr="00F70A7F" w:rsidRDefault="00E20FB5" w:rsidP="00F70A7F">
      <w:pPr>
        <w:bidi/>
        <w:spacing w:after="120" w:line="278" w:lineRule="auto"/>
        <w:ind w:right="601"/>
        <w:rPr>
          <w:color w:val="0070C0"/>
          <w:rtl/>
          <w:lang w:val="en-US"/>
        </w:rPr>
      </w:pPr>
      <w:r>
        <w:rPr>
          <w:rFonts w:hint="cs"/>
          <w:color w:val="0070C0"/>
          <w:rtl/>
          <w:lang w:val="en-US"/>
        </w:rPr>
        <w:t>בשלב הבא והמאתגר נרצה שמקורות המידע יהיו קבוצות קהילתיות (כדוגמת פייסבוק, וואטספ)</w:t>
      </w:r>
    </w:p>
    <w:p w14:paraId="5BC4DE2A" w14:textId="77777777" w:rsidR="00227AD0" w:rsidRDefault="00227AD0" w:rsidP="00227AD0">
      <w:pPr>
        <w:bidi/>
        <w:spacing w:before="240" w:after="240"/>
        <w:ind w:right="600"/>
        <w:rPr>
          <w:rtl/>
        </w:rPr>
      </w:pPr>
    </w:p>
    <w:p w14:paraId="5311CC30" w14:textId="77777777" w:rsidR="00227AD0" w:rsidRDefault="00227AD0" w:rsidP="00227AD0">
      <w:pPr>
        <w:bidi/>
        <w:spacing w:before="240" w:after="240"/>
        <w:ind w:right="600"/>
      </w:pPr>
      <w:bookmarkStart w:id="19" w:name="_ultet0qqc4zb" w:colFirst="0" w:colLast="0"/>
      <w:bookmarkEnd w:id="19"/>
    </w:p>
    <w:p w14:paraId="276A4691" w14:textId="77777777" w:rsidR="004A2766" w:rsidRDefault="00A07BD4">
      <w:pPr>
        <w:pStyle w:val="Heading2"/>
        <w:keepNext w:val="0"/>
        <w:keepLines w:val="0"/>
        <w:bidi/>
        <w:spacing w:after="80"/>
        <w:rPr>
          <w:b/>
          <w:bCs/>
          <w:sz w:val="34"/>
          <w:szCs w:val="34"/>
        </w:rPr>
      </w:pPr>
      <w:commentRangeStart w:id="20"/>
      <w:r>
        <w:rPr>
          <w:b/>
          <w:bCs/>
          <w:sz w:val="34"/>
          <w:szCs w:val="34"/>
          <w:rtl/>
        </w:rPr>
        <w:t>2. עקרונות המערכת</w:t>
      </w:r>
      <w:commentRangeEnd w:id="20"/>
      <w:r>
        <w:rPr>
          <w:rStyle w:val="CommentReference"/>
          <w:b/>
          <w:bCs/>
          <w:sz w:val="34"/>
          <w:szCs w:val="34"/>
        </w:rPr>
        <w:commentReference w:id="20"/>
      </w:r>
    </w:p>
    <w:p w14:paraId="3321F2A2" w14:textId="77777777" w:rsidR="004A2766" w:rsidRDefault="00A07BD4">
      <w:pPr>
        <w:numPr>
          <w:ilvl w:val="0"/>
          <w:numId w:val="10"/>
        </w:numPr>
        <w:bidi/>
        <w:spacing w:before="240"/>
        <w:rPr>
          <w:del w:id="21" w:author="Claude" w:date="2026-07-06T00:00:00Z"/>
        </w:rPr>
      </w:pPr>
      <w:del w:id="22" w:author="Claude" w:date="2026-07-06T00:00:00Z">
        <w:r>
          <w:rPr>
            <w:b/>
            <w:bCs/>
            <w:rtl/>
          </w:rPr>
          <w:delText>[עיקרון מוביל 1]:</w:delText>
        </w:r>
        <w:r>
          <w:rPr>
            <w:rtl/>
          </w:rPr>
          <w:delText xml:space="preserve"> [הסבר קצר על העיקרון, למשל: "חווית משתמש חלקה - מתן ממשק אינטואיטיבי המאפשר ביצוע פעולות במינימום קליקים"].</w:delText>
        </w:r>
      </w:del>
    </w:p>
    <w:p w14:paraId="3865EF0B" w14:textId="77777777" w:rsidR="004A2766" w:rsidRDefault="00A07BD4">
      <w:pPr>
        <w:numPr>
          <w:ilvl w:val="0"/>
          <w:numId w:val="10"/>
        </w:numPr>
        <w:bidi/>
        <w:rPr>
          <w:del w:id="23" w:author="Claude" w:date="2026-07-06T00:00:00Z"/>
        </w:rPr>
      </w:pPr>
      <w:del w:id="24" w:author="Claude" w:date="2026-07-06T00:00:00Z">
        <w:r>
          <w:rPr>
            <w:b/>
            <w:bCs/>
            <w:rtl/>
          </w:rPr>
          <w:delText>[עיקרון מוביל 2]:</w:delText>
        </w:r>
        <w:r>
          <w:rPr>
            <w:rtl/>
          </w:rPr>
          <w:delText xml:space="preserve"> [לדוגמה: "אמינות ודיוק הנתונים - ביצוע סנכרון רציף מול מערכות הליבה הארגוניות להבטחת מידע עדכני"].</w:delText>
        </w:r>
      </w:del>
    </w:p>
    <w:p w14:paraId="399049B2" w14:textId="77777777" w:rsidR="004A2766" w:rsidRDefault="00A07BD4">
      <w:pPr>
        <w:numPr>
          <w:ilvl w:val="0"/>
          <w:numId w:val="10"/>
        </w:numPr>
        <w:bidi/>
        <w:rPr>
          <w:del w:id="25" w:author="Claude" w:date="2026-07-06T00:00:00Z"/>
        </w:rPr>
      </w:pPr>
      <w:del w:id="26" w:author="Claude" w:date="2026-07-06T00:00:00Z">
        <w:r>
          <w:rPr>
            <w:b/>
            <w:bCs/>
            <w:rtl/>
          </w:rPr>
          <w:delText>[עיקרון מוביל 3]:</w:delText>
        </w:r>
        <w:r>
          <w:rPr>
            <w:rtl/>
          </w:rPr>
          <w:delText xml:space="preserve"> [לדוגמה: "סקלביליות וגמישות - בניית ארכיטקטורה מודולרית שתאפשר הרחבת יכולות עתידית בקלות"].</w:delText>
        </w:r>
      </w:del>
    </w:p>
    <w:p w14:paraId="6F67FD30" w14:textId="77777777" w:rsidR="004A2766" w:rsidRDefault="00A07BD4">
      <w:pPr>
        <w:numPr>
          <w:ilvl w:val="0"/>
          <w:numId w:val="10"/>
        </w:numPr>
        <w:bidi/>
        <w:spacing w:after="240"/>
      </w:pPr>
      <w:del w:id="27" w:author="Claude" w:date="2026-07-06T00:00:00Z">
        <w:r>
          <w:rPr>
            <w:b/>
            <w:bCs/>
            <w:rtl/>
          </w:rPr>
          <w:delText>[עיקרון מוביל 4]:</w:delText>
        </w:r>
      </w:del>
      <w:ins w:id="28" w:author="Claude" w:date="2026-07-06T00:00:00Z">
        <w:r>
          <w:rPr>
            <w:rFonts w:hint="cs"/>
            <w:b/>
            <w:bCs/>
            <w:rtl/>
          </w:rPr>
          <w:t>הפרדת הרשאות:</w:t>
        </w:r>
      </w:ins>
      <w:del w:id="29" w:author="Claude" w:date="2026-07-06T00:00:00Z">
        <w:r>
          <w:rPr>
            <w:rtl/>
          </w:rPr>
          <w:delText xml:space="preserve"> [לדוגמה: "הפרדת הרשאות - מערכת מנוהלת ומבוקרת עם הפרדה ברורה בין משתמשי קצה, מנהלי תוכן, ומנהלי מערכת"].</w:delText>
        </w:r>
      </w:del>
      <w:ins w:id="30" w:author="Claude" w:date="2026-07-06T00:00:00Z">
        <w:r>
          <w:rPr>
            <w:rFonts w:hint="cs"/>
            <w:rtl/>
          </w:rPr>
          <w:t xml:space="preserve"> הפרדה ברורה בין מנהלת גיל הרך ברשות (הרשאת עריכה של נתוני מסגרות בלבד) לבין מנהל המערכת (ניהול משתמשים, מקורות מידע וקונפיגורציה) – ראו סעיף 3.</w:t>
        </w:r>
      </w:ins>
    </w:p>
    <w:p w14:paraId="28FAE9F6" w14:textId="77777777" w:rsidR="00EB45E5" w:rsidRPr="00EB45E5" w:rsidRDefault="00EB45E5" w:rsidP="00EB45E5">
      <w:pPr>
        <w:bidi/>
        <w:spacing w:after="240"/>
        <w:rPr>
          <w:ins w:id="31" w:author="Mor Mitrani" w:date="2026-07-06T21:18:00Z"/>
          <w:b/>
          <w:bCs/>
          <w:lang w:val="en-IL"/>
        </w:rPr>
      </w:pPr>
      <w:ins w:id="32" w:author="Mor Mitrani" w:date="2026-07-06T21:18:00Z">
        <w:r w:rsidRPr="00EB45E5">
          <w:rPr>
            <w:b/>
            <w:bCs/>
            <w:lang w:val="en-IL"/>
          </w:rPr>
          <w:t xml:space="preserve">2. </w:t>
        </w:r>
        <w:r w:rsidRPr="00EB45E5">
          <w:rPr>
            <w:b/>
            <w:bCs/>
            <w:rtl/>
          </w:rPr>
          <w:t>עקרונות המערכת</w:t>
        </w:r>
      </w:ins>
    </w:p>
    <w:p w14:paraId="3CEE5982" w14:textId="77777777" w:rsidR="00EB45E5" w:rsidRPr="00EB45E5" w:rsidRDefault="00EB45E5" w:rsidP="00EB45E5">
      <w:pPr>
        <w:bidi/>
        <w:spacing w:after="240"/>
        <w:rPr>
          <w:ins w:id="33" w:author="Mor Mitrani" w:date="2026-07-06T21:18:00Z"/>
          <w:lang w:val="en-IL"/>
        </w:rPr>
      </w:pPr>
      <w:ins w:id="34" w:author="Mor Mitrani" w:date="2026-07-06T21:18:00Z">
        <w:r w:rsidRPr="00EB45E5">
          <w:rPr>
            <w:rtl/>
          </w:rPr>
          <w:t>המערכת תפותח בהתאם לעקרונות הבאים</w:t>
        </w:r>
        <w:r w:rsidRPr="00EB45E5">
          <w:rPr>
            <w:lang w:val="en-IL"/>
          </w:rPr>
          <w:t>:</w:t>
        </w:r>
      </w:ins>
    </w:p>
    <w:p w14:paraId="1EECB395" w14:textId="77777777" w:rsidR="00EB45E5" w:rsidRPr="00EB45E5" w:rsidRDefault="00EB45E5" w:rsidP="00EB45E5">
      <w:pPr>
        <w:numPr>
          <w:ilvl w:val="0"/>
          <w:numId w:val="14"/>
        </w:numPr>
        <w:bidi/>
        <w:spacing w:after="240"/>
        <w:rPr>
          <w:ins w:id="35" w:author="Mor Mitrani" w:date="2026-07-06T21:18:00Z"/>
          <w:lang w:val="en-IL"/>
        </w:rPr>
      </w:pPr>
      <w:ins w:id="36" w:author="Mor Mitrani" w:date="2026-07-06T21:18:00Z">
        <w:r w:rsidRPr="00EB45E5">
          <w:rPr>
            <w:b/>
            <w:bCs/>
            <w:rtl/>
          </w:rPr>
          <w:t>חוויית משתמש פשוטה ואינטואיטיבית</w:t>
        </w:r>
        <w:r w:rsidRPr="00EB45E5">
          <w:rPr>
            <w:rtl/>
          </w:rPr>
          <w:t xml:space="preserve"> </w:t>
        </w:r>
        <w:r w:rsidRPr="00EB45E5">
          <w:rPr>
            <w:lang w:val="en-IL"/>
          </w:rPr>
          <w:t xml:space="preserve">– </w:t>
        </w:r>
        <w:r w:rsidRPr="00EB45E5">
          <w:rPr>
            <w:rtl/>
          </w:rPr>
          <w:t>ממשק ברור ונוח לשימוש, המאפשר למנהלת הגיל הרך לבצע מיפוי, תיקוף וייצוא נתונים במינימום פעולות</w:t>
        </w:r>
        <w:r w:rsidRPr="00EB45E5">
          <w:rPr>
            <w:lang w:val="en-IL"/>
          </w:rPr>
          <w:t>.</w:t>
        </w:r>
      </w:ins>
    </w:p>
    <w:p w14:paraId="79B22F6C" w14:textId="77777777" w:rsidR="00EB45E5" w:rsidRPr="00EB45E5" w:rsidRDefault="00EB45E5" w:rsidP="00EB45E5">
      <w:pPr>
        <w:numPr>
          <w:ilvl w:val="0"/>
          <w:numId w:val="14"/>
        </w:numPr>
        <w:bidi/>
        <w:spacing w:after="240"/>
        <w:rPr>
          <w:ins w:id="37" w:author="Mor Mitrani" w:date="2026-07-06T21:18:00Z"/>
          <w:lang w:val="en-IL"/>
        </w:rPr>
      </w:pPr>
      <w:ins w:id="38" w:author="Mor Mitrani" w:date="2026-07-06T21:18:00Z">
        <w:r w:rsidRPr="00EB45E5">
          <w:rPr>
            <w:b/>
            <w:bCs/>
            <w:rtl/>
          </w:rPr>
          <w:lastRenderedPageBreak/>
          <w:t>אמינות, שקיפות וטיוב נתונים</w:t>
        </w:r>
        <w:r w:rsidRPr="00EB45E5">
          <w:rPr>
            <w:rtl/>
          </w:rPr>
          <w:t xml:space="preserve"> </w:t>
        </w:r>
        <w:r w:rsidRPr="00EB45E5">
          <w:rPr>
            <w:lang w:val="en-IL"/>
          </w:rPr>
          <w:t xml:space="preserve">– </w:t>
        </w:r>
        <w:r w:rsidRPr="00EB45E5">
          <w:rPr>
            <w:rtl/>
          </w:rPr>
          <w:t>הצגת מקור הנתונים, מועד העדכון האחרון, חיווי למסגרות הדורשות תיקוף, וסימון מסגרות שבהן קיימת סתירה בין מקורות מידע</w:t>
        </w:r>
        <w:r w:rsidRPr="00EB45E5">
          <w:rPr>
            <w:lang w:val="en-IL"/>
          </w:rPr>
          <w:t>.</w:t>
        </w:r>
      </w:ins>
    </w:p>
    <w:p w14:paraId="43D22956" w14:textId="77777777" w:rsidR="00EB45E5" w:rsidRPr="00EB45E5" w:rsidRDefault="00EB45E5" w:rsidP="00EB45E5">
      <w:pPr>
        <w:numPr>
          <w:ilvl w:val="0"/>
          <w:numId w:val="14"/>
        </w:numPr>
        <w:bidi/>
        <w:spacing w:after="240"/>
        <w:rPr>
          <w:ins w:id="39" w:author="Mor Mitrani" w:date="2026-07-06T21:18:00Z"/>
          <w:lang w:val="en-IL"/>
        </w:rPr>
      </w:pPr>
      <w:ins w:id="40" w:author="Mor Mitrani" w:date="2026-07-06T21:18:00Z">
        <w:r w:rsidRPr="00EB45E5">
          <w:rPr>
            <w:b/>
            <w:bCs/>
            <w:rtl/>
          </w:rPr>
          <w:t>גמישות והרחבה עתידית</w:t>
        </w:r>
        <w:r w:rsidRPr="00EB45E5">
          <w:rPr>
            <w:rtl/>
          </w:rPr>
          <w:t xml:space="preserve"> </w:t>
        </w:r>
        <w:r w:rsidRPr="00EB45E5">
          <w:rPr>
            <w:lang w:val="en-IL"/>
          </w:rPr>
          <w:t xml:space="preserve">– </w:t>
        </w:r>
        <w:r w:rsidRPr="00EB45E5">
          <w:rPr>
            <w:rtl/>
          </w:rPr>
          <w:t>ארכיטקטורה מודולרית שתאפשר הרחבה לרשויות נוספות, חיבור למקורות מידע נוספים, והוספת יכולות עתידיות בשלבים מתקדמים</w:t>
        </w:r>
        <w:r w:rsidRPr="00EB45E5">
          <w:rPr>
            <w:lang w:val="en-IL"/>
          </w:rPr>
          <w:t>.</w:t>
        </w:r>
      </w:ins>
    </w:p>
    <w:p w14:paraId="70889FAE" w14:textId="77777777" w:rsidR="00EB45E5" w:rsidRPr="00EB45E5" w:rsidRDefault="00EB45E5" w:rsidP="00EB45E5">
      <w:pPr>
        <w:numPr>
          <w:ilvl w:val="0"/>
          <w:numId w:val="14"/>
        </w:numPr>
        <w:bidi/>
        <w:spacing w:after="240"/>
        <w:rPr>
          <w:ins w:id="41" w:author="Mor Mitrani" w:date="2026-07-06T21:18:00Z"/>
          <w:lang w:val="en-IL"/>
        </w:rPr>
      </w:pPr>
      <w:ins w:id="42" w:author="Mor Mitrani" w:date="2026-07-06T21:18:00Z">
        <w:r w:rsidRPr="00EB45E5">
          <w:rPr>
            <w:b/>
            <w:bCs/>
            <w:rtl/>
          </w:rPr>
          <w:t>הפרדת הרשאות וניהול מבוקר</w:t>
        </w:r>
        <w:r w:rsidRPr="00EB45E5">
          <w:rPr>
            <w:rtl/>
          </w:rPr>
          <w:t xml:space="preserve"> </w:t>
        </w:r>
        <w:r w:rsidRPr="00EB45E5">
          <w:rPr>
            <w:lang w:val="en-IL"/>
          </w:rPr>
          <w:t xml:space="preserve">– </w:t>
        </w:r>
        <w:r w:rsidRPr="00EB45E5">
          <w:rPr>
            <w:rtl/>
          </w:rPr>
          <w:t>הבחנה ברורה בין משתמשת הקצה, מנהלת הגיל הרך ברשות, לבין מנהל המערכת, האחראי על משתמשים, רשויות, מקורות מידע וקונפיגורציה</w:t>
        </w:r>
        <w:r w:rsidRPr="00EB45E5">
          <w:rPr>
            <w:lang w:val="en-IL"/>
          </w:rPr>
          <w:t>.</w:t>
        </w:r>
      </w:ins>
    </w:p>
    <w:p w14:paraId="4462D570" w14:textId="77777777" w:rsidR="00EB45E5" w:rsidRPr="00EB45E5" w:rsidRDefault="00EB45E5" w:rsidP="00EB45E5">
      <w:pPr>
        <w:numPr>
          <w:ilvl w:val="0"/>
          <w:numId w:val="14"/>
        </w:numPr>
        <w:bidi/>
        <w:spacing w:after="240"/>
        <w:rPr>
          <w:ins w:id="43" w:author="Mor Mitrani" w:date="2026-07-06T21:18:00Z"/>
          <w:lang w:val="en-IL"/>
        </w:rPr>
      </w:pPr>
      <w:ins w:id="44" w:author="Mor Mitrani" w:date="2026-07-06T21:18:00Z">
        <w:r w:rsidRPr="00EB45E5">
          <w:rPr>
            <w:b/>
            <w:bCs/>
            <w:rtl/>
          </w:rPr>
          <w:t>שמירה על פרטיות והימנעות מאיסוף מידע אישי על ילדים</w:t>
        </w:r>
        <w:r w:rsidRPr="00EB45E5">
          <w:rPr>
            <w:rtl/>
          </w:rPr>
          <w:t xml:space="preserve"> </w:t>
        </w:r>
        <w:r w:rsidRPr="00EB45E5">
          <w:rPr>
            <w:lang w:val="en-IL"/>
          </w:rPr>
          <w:t xml:space="preserve">– </w:t>
        </w:r>
        <w:r w:rsidRPr="00EB45E5">
          <w:rPr>
            <w:rtl/>
          </w:rPr>
          <w:t>המערכת תעסוק במידע ברמת המסגרת בלבד, ולא תאסוף מידע מזהה על ילדים, משפחות או פעוטות ספציפיים</w:t>
        </w:r>
        <w:r w:rsidRPr="00EB45E5">
          <w:rPr>
            <w:lang w:val="en-IL"/>
          </w:rPr>
          <w:t>.</w:t>
        </w:r>
      </w:ins>
    </w:p>
    <w:p w14:paraId="534767FA" w14:textId="51A57FE1" w:rsidR="00F70A7F" w:rsidRPr="00EB45E5" w:rsidDel="00EB45E5" w:rsidRDefault="00F70A7F" w:rsidP="00EB45E5">
      <w:pPr>
        <w:spacing w:after="240"/>
        <w:ind w:left="360"/>
        <w:rPr>
          <w:del w:id="45" w:author="Mor Mitrani" w:date="2026-07-06T21:18:00Z" w16du:dateUtc="2026-07-06T18:18:00Z"/>
          <w:lang w:val="en-US"/>
          <w:rPrChange w:id="46" w:author="Mor Mitrani" w:date="2026-07-06T21:18:00Z" w16du:dateUtc="2026-07-06T18:18:00Z">
            <w:rPr>
              <w:del w:id="47" w:author="Mor Mitrani" w:date="2026-07-06T21:18:00Z" w16du:dateUtc="2026-07-06T18:18:00Z"/>
              <w:rtl/>
            </w:rPr>
          </w:rPrChange>
        </w:rPr>
        <w:pPrChange w:id="48" w:author="Mor Mitrani" w:date="2026-07-06T21:18:00Z" w16du:dateUtc="2026-07-06T18:18:00Z">
          <w:pPr>
            <w:bidi/>
            <w:spacing w:after="240"/>
          </w:pPr>
        </w:pPrChange>
      </w:pPr>
    </w:p>
    <w:p w14:paraId="54787DD1" w14:textId="51DF5910" w:rsidR="00990403" w:rsidRPr="00990403" w:rsidDel="00EB45E5" w:rsidRDefault="00990403" w:rsidP="00990403">
      <w:pPr>
        <w:numPr>
          <w:ilvl w:val="0"/>
          <w:numId w:val="10"/>
        </w:numPr>
        <w:bidi/>
        <w:spacing w:before="240"/>
        <w:rPr>
          <w:del w:id="49" w:author="Mor Mitrani" w:date="2026-07-06T21:18:00Z" w16du:dateUtc="2026-07-06T18:18:00Z"/>
          <w:color w:val="0070C0"/>
        </w:rPr>
      </w:pPr>
      <w:del w:id="50" w:author="Mor Mitrani" w:date="2026-07-06T21:18:00Z" w16du:dateUtc="2026-07-06T18:18:00Z">
        <w:r w:rsidDel="00EB45E5">
          <w:rPr>
            <w:color w:val="0070C0"/>
            <w:rtl/>
          </w:rPr>
          <w:delText>חווית משתמש חלקה - מתן ממשק אינטואיטיבי המאפשר ביצוע פעולות</w:delText>
        </w:r>
      </w:del>
      <w:del w:id="51" w:author="Mor Mitrani" w:date="2026-07-06T20:50:00Z" w16du:dateUtc="2026-07-06T17:50:00Z">
        <w:r w:rsidDel="00E0357F">
          <w:rPr>
            <w:color w:val="0070C0"/>
            <w:rtl/>
          </w:rPr>
          <w:delText xml:space="preserve"> במינימום קליקים"</w:delText>
        </w:r>
      </w:del>
    </w:p>
    <w:p w14:paraId="2D7F9CDC" w14:textId="48748CD2" w:rsidR="00990403" w:rsidRPr="00990403" w:rsidDel="00EB45E5" w:rsidRDefault="00990403" w:rsidP="00990403">
      <w:pPr>
        <w:numPr>
          <w:ilvl w:val="0"/>
          <w:numId w:val="10"/>
        </w:numPr>
        <w:bidi/>
        <w:rPr>
          <w:del w:id="52" w:author="Mor Mitrani" w:date="2026-07-06T21:18:00Z" w16du:dateUtc="2026-07-06T18:18:00Z"/>
          <w:color w:val="0070C0"/>
        </w:rPr>
      </w:pPr>
      <w:del w:id="53" w:author="Mor Mitrani" w:date="2026-07-06T20:50:00Z" w16du:dateUtc="2026-07-06T17:50:00Z">
        <w:r w:rsidDel="00E0357F">
          <w:rPr>
            <w:color w:val="0070C0"/>
            <w:rtl/>
          </w:rPr>
          <w:delText>"</w:delText>
        </w:r>
      </w:del>
      <w:del w:id="54" w:author="Mor Mitrani" w:date="2026-07-06T21:18:00Z" w16du:dateUtc="2026-07-06T18:18:00Z">
        <w:r w:rsidDel="00EB45E5">
          <w:rPr>
            <w:color w:val="0070C0"/>
            <w:rtl/>
          </w:rPr>
          <w:delText>אמינות ודיוק הנתונים - ביצוע סנכרון רציף מול מערכות הליבה הארגוניות להבטחת מידע עדכני</w:delText>
        </w:r>
      </w:del>
      <w:del w:id="55" w:author="Mor Mitrani" w:date="2026-07-06T20:50:00Z" w16du:dateUtc="2026-07-06T17:50:00Z">
        <w:r w:rsidDel="00E0357F">
          <w:rPr>
            <w:color w:val="0070C0"/>
            <w:rtl/>
          </w:rPr>
          <w:delText>"</w:delText>
        </w:r>
      </w:del>
    </w:p>
    <w:p w14:paraId="13B166E9" w14:textId="288D55E5" w:rsidR="00990403" w:rsidDel="00EB45E5" w:rsidRDefault="00990403" w:rsidP="00990403">
      <w:pPr>
        <w:numPr>
          <w:ilvl w:val="0"/>
          <w:numId w:val="10"/>
        </w:numPr>
        <w:bidi/>
        <w:rPr>
          <w:del w:id="56" w:author="Mor Mitrani" w:date="2026-07-06T21:18:00Z" w16du:dateUtc="2026-07-06T18:18:00Z"/>
          <w:color w:val="0070C0"/>
        </w:rPr>
      </w:pPr>
      <w:del w:id="57" w:author="Mor Mitrani" w:date="2026-07-06T21:18:00Z" w16du:dateUtc="2026-07-06T18:18:00Z">
        <w:r w:rsidDel="00EB45E5">
          <w:rPr>
            <w:color w:val="0070C0"/>
            <w:rtl/>
          </w:rPr>
          <w:delText>"סקלביליות וגמישות - בניית ארכיטקטורה מודולרית שתאפשר הרחבת יכולות עתידית בקלות</w:delText>
        </w:r>
      </w:del>
      <w:del w:id="58" w:author="Mor Mitrani" w:date="2026-07-06T20:50:00Z" w16du:dateUtc="2026-07-06T17:50:00Z">
        <w:r w:rsidDel="00E0357F">
          <w:rPr>
            <w:color w:val="0070C0"/>
            <w:rtl/>
          </w:rPr>
          <w:delText>"</w:delText>
        </w:r>
      </w:del>
    </w:p>
    <w:p w14:paraId="3376089C" w14:textId="0FD65F6F" w:rsidR="00A97494" w:rsidDel="00EB45E5" w:rsidRDefault="00A97494" w:rsidP="00A97494">
      <w:pPr>
        <w:numPr>
          <w:ilvl w:val="0"/>
          <w:numId w:val="10"/>
        </w:numPr>
        <w:bidi/>
        <w:rPr>
          <w:del w:id="59" w:author="Mor Mitrani" w:date="2026-07-06T21:18:00Z" w16du:dateUtc="2026-07-06T18:18:00Z"/>
          <w:color w:val="0070C0"/>
        </w:rPr>
      </w:pPr>
      <w:del w:id="60" w:author="Mor Mitrani" w:date="2026-07-06T21:18:00Z" w16du:dateUtc="2026-07-06T18:18:00Z">
        <w:r w:rsidDel="00EB45E5">
          <w:rPr>
            <w:rFonts w:hint="cs"/>
            <w:color w:val="0070C0"/>
            <w:rtl/>
          </w:rPr>
          <w:delText>יכולת התממשקות לנתוני רחובות פתוחים על מנת להתריע אם ייתכן והכתובת לא מדויקת</w:delText>
        </w:r>
      </w:del>
    </w:p>
    <w:p w14:paraId="4D798D6A" w14:textId="65047536" w:rsidR="00152D80" w:rsidDel="00EB45E5" w:rsidRDefault="00152D80" w:rsidP="00152D80">
      <w:pPr>
        <w:numPr>
          <w:ilvl w:val="0"/>
          <w:numId w:val="10"/>
        </w:numPr>
        <w:bidi/>
        <w:rPr>
          <w:del w:id="61" w:author="Mor Mitrani" w:date="2026-07-06T21:18:00Z" w16du:dateUtc="2026-07-06T18:18:00Z"/>
          <w:color w:val="0070C0"/>
        </w:rPr>
      </w:pPr>
      <w:del w:id="62" w:author="Mor Mitrani" w:date="2026-07-06T21:18:00Z" w16du:dateUtc="2026-07-06T18:18:00Z">
        <w:r w:rsidDel="00EB45E5">
          <w:rPr>
            <w:rFonts w:hint="cs"/>
            <w:color w:val="0070C0"/>
            <w:rtl/>
          </w:rPr>
          <w:delText>חיווי של מסגרות שדורשות טיוב</w:delText>
        </w:r>
      </w:del>
    </w:p>
    <w:p w14:paraId="39280B25" w14:textId="74CAF3E1" w:rsidR="00152D80" w:rsidRPr="00990403" w:rsidDel="00EB45E5" w:rsidRDefault="00152D80" w:rsidP="00152D80">
      <w:pPr>
        <w:numPr>
          <w:ilvl w:val="0"/>
          <w:numId w:val="10"/>
        </w:numPr>
        <w:bidi/>
        <w:rPr>
          <w:del w:id="63" w:author="Mor Mitrani" w:date="2026-07-06T21:18:00Z" w16du:dateUtc="2026-07-06T18:18:00Z"/>
          <w:color w:val="0070C0"/>
        </w:rPr>
      </w:pPr>
      <w:del w:id="64" w:author="Mor Mitrani" w:date="2026-07-06T21:18:00Z" w16du:dateUtc="2026-07-06T18:18:00Z">
        <w:r w:rsidDel="00EB45E5">
          <w:rPr>
            <w:rFonts w:hint="cs"/>
            <w:color w:val="0070C0"/>
            <w:rtl/>
          </w:rPr>
          <w:delText>חיווי של מסגרות טעונות רישוי שללא רישיון</w:delText>
        </w:r>
      </w:del>
    </w:p>
    <w:p w14:paraId="66821E69" w14:textId="77777777" w:rsidR="00F70A7F" w:rsidRPr="00990403" w:rsidRDefault="00F70A7F" w:rsidP="00F70A7F">
      <w:pPr>
        <w:bidi/>
        <w:spacing w:after="240"/>
        <w:rPr>
          <w:rtl/>
        </w:rPr>
      </w:pPr>
    </w:p>
    <w:p w14:paraId="03691E3E" w14:textId="77777777" w:rsidR="004A2766" w:rsidRDefault="00A07BD4">
      <w:pPr>
        <w:pStyle w:val="Heading2"/>
        <w:keepNext w:val="0"/>
        <w:keepLines w:val="0"/>
        <w:bidi/>
        <w:spacing w:after="80"/>
        <w:rPr>
          <w:b/>
          <w:bCs/>
          <w:sz w:val="34"/>
          <w:szCs w:val="34"/>
        </w:rPr>
      </w:pPr>
      <w:bookmarkStart w:id="65" w:name="_m6r0ou56lfvv" w:colFirst="0" w:colLast="0"/>
      <w:bookmarkEnd w:id="65"/>
      <w:r>
        <w:rPr>
          <w:b/>
          <w:bCs/>
          <w:sz w:val="34"/>
          <w:szCs w:val="34"/>
          <w:rtl/>
        </w:rPr>
        <w:t>3. קהלי יעד והרשאות</w:t>
      </w:r>
    </w:p>
    <w:p w14:paraId="72B9D11D" w14:textId="77777777" w:rsidR="004A2766" w:rsidRDefault="00A07BD4">
      <w:pPr>
        <w:pStyle w:val="Heading3"/>
        <w:keepNext w:val="0"/>
        <w:keepLines w:val="0"/>
        <w:bidi/>
        <w:spacing w:before="280"/>
        <w:rPr>
          <w:b/>
          <w:bCs/>
          <w:color w:val="000000"/>
          <w:sz w:val="26"/>
          <w:szCs w:val="26"/>
        </w:rPr>
      </w:pPr>
      <w:bookmarkStart w:id="66" w:name="_2tpxqyvj2jwk" w:colFirst="0" w:colLast="0"/>
      <w:bookmarkEnd w:id="66"/>
      <w:r>
        <w:rPr>
          <w:b/>
          <w:bCs/>
          <w:color w:val="000000"/>
          <w:sz w:val="26"/>
          <w:szCs w:val="26"/>
          <w:rtl/>
        </w:rPr>
        <w:t xml:space="preserve">3.1 קהל יעד 1: </w:t>
      </w:r>
      <w:del w:id="67" w:author="Claude" w:date="2026-07-06T00:00:00Z">
        <w:r>
          <w:rPr>
            <w:b/>
            <w:bCs/>
            <w:color w:val="000000"/>
            <w:sz w:val="26"/>
            <w:szCs w:val="26"/>
            <w:rtl/>
          </w:rPr>
          <w:delText>[שם קהל היעד - למשל: לקוח קצה / גולש באתר]</w:delText>
        </w:r>
      </w:del>
      <w:ins w:id="68" w:author="Claude" w:date="2026-07-06T00:00:00Z">
        <w:r>
          <w:rPr>
            <w:rFonts w:hint="cs"/>
            <w:b/>
            <w:bCs/>
            <w:color w:val="000000"/>
            <w:sz w:val="26"/>
            <w:szCs w:val="26"/>
            <w:rtl/>
          </w:rPr>
          <w:t>מנהל.ת גיל הרך ברשות המקומית</w:t>
        </w:r>
      </w:ins>
    </w:p>
    <w:p w14:paraId="5D984643" w14:textId="77777777" w:rsidR="004A2766" w:rsidRDefault="00A07BD4">
      <w:pPr>
        <w:numPr>
          <w:ilvl w:val="0"/>
          <w:numId w:val="6"/>
        </w:numPr>
        <w:bidi/>
        <w:spacing w:before="240"/>
        <w:rPr>
          <w:del w:id="69" w:author="Claude" w:date="2026-07-06T00:00:00Z"/>
        </w:rPr>
      </w:pPr>
      <w:del w:id="70" w:author="Claude" w:date="2026-07-06T00:00:00Z">
        <w:r>
          <w:rPr>
            <w:b/>
            <w:bCs/>
            <w:rtl/>
          </w:rPr>
          <w:delText>פרופיל:</w:delText>
        </w:r>
        <w:r>
          <w:rPr>
            <w:rtl/>
          </w:rPr>
          <w:delText xml:space="preserve"> [מי המשתמש? מה המאפיינים שלו, ומה המטרה שלשמה הוא נכנס למערכת?].</w:delText>
        </w:r>
      </w:del>
    </w:p>
    <w:p w14:paraId="35CC5494" w14:textId="77777777" w:rsidR="004A2766" w:rsidRDefault="00A07BD4">
      <w:pPr>
        <w:numPr>
          <w:ilvl w:val="0"/>
          <w:numId w:val="6"/>
        </w:numPr>
        <w:bidi/>
        <w:spacing w:after="240"/>
        <w:rPr>
          <w:del w:id="71" w:author="Claude" w:date="2026-07-06T00:00:00Z"/>
        </w:rPr>
      </w:pPr>
      <w:del w:id="72" w:author="Claude" w:date="2026-07-06T00:00:00Z">
        <w:r>
          <w:rPr>
            <w:b/>
            <w:bCs/>
            <w:rtl/>
          </w:rPr>
          <w:delText>הרשאות ופרטיות:</w:delText>
        </w:r>
        <w:r>
          <w:rPr>
            <w:rtl/>
          </w:rPr>
          <w:delText xml:space="preserve"> [מהן מגבלות הגישה שלו? האם נדרש רישום/הזדהות (Login)? אילו פעולות הוא רשאי לבצע במערכת].</w:delText>
        </w:r>
      </w:del>
    </w:p>
    <w:p w14:paraId="74547C12" w14:textId="469E1903" w:rsidR="004F3E0C" w:rsidRPr="00B9152D" w:rsidRDefault="004F3E0C" w:rsidP="004F3E0C">
      <w:pPr>
        <w:bidi/>
        <w:spacing w:after="240"/>
        <w:ind w:left="360"/>
        <w:rPr>
          <w:b/>
          <w:bCs/>
          <w:color w:val="0070C0"/>
          <w:rtl/>
        </w:rPr>
      </w:pPr>
      <w:r>
        <w:rPr>
          <w:rFonts w:hint="cs"/>
          <w:b/>
          <w:bCs/>
          <w:color w:val="0070C0"/>
          <w:rtl/>
        </w:rPr>
        <w:t>קהל יעד 1- לקוח קצה: מנהל.ת הגיל הרך ברשות המקומית</w:t>
      </w:r>
    </w:p>
    <w:p w14:paraId="7B1F53BD" w14:textId="2BA08B1B" w:rsidR="004F3E0C" w:rsidRDefault="001D40E2" w:rsidP="00B9152D">
      <w:pPr>
        <w:pStyle w:val="ListParagraph"/>
        <w:numPr>
          <w:ilvl w:val="0"/>
          <w:numId w:val="12"/>
        </w:numPr>
        <w:bidi/>
        <w:spacing w:after="240"/>
        <w:rPr>
          <w:color w:val="0070C0"/>
        </w:rPr>
      </w:pPr>
      <w:r>
        <w:rPr>
          <w:rFonts w:hint="cs"/>
          <w:color w:val="0070C0"/>
          <w:u w:val="single"/>
          <w:rtl/>
        </w:rPr>
        <w:t xml:space="preserve">פרופיל: </w:t>
      </w:r>
      <w:r>
        <w:rPr>
          <w:rFonts w:hint="cs"/>
          <w:color w:val="0070C0"/>
          <w:rtl/>
        </w:rPr>
        <w:t xml:space="preserve">מתוקף תפקידה </w:t>
      </w:r>
      <w:ins w:id="73" w:author="Mor Mitrani" w:date="2026-07-06T20:51:00Z" w16du:dateUtc="2026-07-06T17:51:00Z">
        <w:r w:rsidR="00E0357F">
          <w:rPr>
            <w:rFonts w:hint="cs"/>
            <w:color w:val="0070C0"/>
            <w:rtl/>
          </w:rPr>
          <w:t xml:space="preserve">מקבלת החלטות שנשענות </w:t>
        </w:r>
      </w:ins>
      <w:del w:id="74" w:author="Mor Mitrani" w:date="2026-07-06T20:51:00Z" w16du:dateUtc="2026-07-06T17:51:00Z">
        <w:r w:rsidDel="00E0357F">
          <w:rPr>
            <w:rFonts w:hint="cs"/>
            <w:color w:val="0070C0"/>
            <w:rtl/>
          </w:rPr>
          <w:delText xml:space="preserve">אחראית </w:delText>
        </w:r>
      </w:del>
      <w:r>
        <w:rPr>
          <w:rFonts w:hint="cs"/>
          <w:color w:val="0070C0"/>
          <w:rtl/>
        </w:rPr>
        <w:t>על מיפוי מסגרות ברשות. המיפוי הוא תשתית שתסייע לה לקבל החלטות על צורך בפתיחה/סגירת מסגרות, החלטות על תיעדוף תקציבים (למשל הכשרות לצוותי המסגרות) ועל תכנון התערבויות (למשל העלאת מודעות לעיכובים התפתחותיים בשכונה שבה רב המסגרות הן לא מפוקחות)</w:t>
      </w:r>
    </w:p>
    <w:p w14:paraId="3CB32B45" w14:textId="218159DD" w:rsidR="001D40E2" w:rsidRPr="004B1F06" w:rsidRDefault="001D40E2" w:rsidP="001D40E2">
      <w:pPr>
        <w:pStyle w:val="ListParagraph"/>
        <w:numPr>
          <w:ilvl w:val="0"/>
          <w:numId w:val="12"/>
        </w:numPr>
        <w:bidi/>
        <w:spacing w:after="240"/>
        <w:rPr>
          <w:color w:val="0070C0"/>
        </w:rPr>
      </w:pPr>
      <w:r>
        <w:rPr>
          <w:rFonts w:hint="cs"/>
          <w:color w:val="0070C0"/>
          <w:u w:val="single"/>
          <w:rtl/>
        </w:rPr>
        <w:t>הרשאות ופרטיות:</w:t>
      </w:r>
      <w:r>
        <w:rPr>
          <w:rFonts w:hint="cs"/>
          <w:color w:val="0070C0"/>
          <w:rtl/>
        </w:rPr>
        <w:t xml:space="preserve"> בכניסה לממשק נדרשת הזדהות. הרשאת עריכה של המידע הנאסף (למשל תיקוף סטטוס רישיון של המסגרת, השלמת מידע על כמות ילדים במסגרת)</w:t>
      </w:r>
    </w:p>
    <w:p w14:paraId="7AD57C3E" w14:textId="77777777" w:rsidR="004A2766" w:rsidRDefault="00A07BD4">
      <w:pPr>
        <w:pStyle w:val="Heading3"/>
        <w:keepNext w:val="0"/>
        <w:keepLines w:val="0"/>
        <w:bidi/>
        <w:spacing w:before="280"/>
        <w:rPr>
          <w:b/>
          <w:bCs/>
          <w:color w:val="000000"/>
          <w:sz w:val="26"/>
          <w:szCs w:val="26"/>
        </w:rPr>
      </w:pPr>
      <w:bookmarkStart w:id="75" w:name="_g1r4pdw79f28" w:colFirst="0" w:colLast="0"/>
      <w:bookmarkEnd w:id="75"/>
      <w:r>
        <w:rPr>
          <w:b/>
          <w:bCs/>
          <w:color w:val="000000"/>
          <w:sz w:val="26"/>
          <w:szCs w:val="26"/>
          <w:rtl/>
        </w:rPr>
        <w:lastRenderedPageBreak/>
        <w:t xml:space="preserve">3.2 קהל יעד 2: </w:t>
      </w:r>
      <w:del w:id="76" w:author="Claude" w:date="2026-07-06T00:00:00Z">
        <w:r>
          <w:rPr>
            <w:b/>
            <w:bCs/>
            <w:color w:val="000000"/>
            <w:sz w:val="26"/>
            <w:szCs w:val="26"/>
            <w:rtl/>
          </w:rPr>
          <w:delText xml:space="preserve">[שם קהל היעד - למשל: מנהל מערכת / </w:delText>
        </w:r>
      </w:del>
      <w:r>
        <w:rPr>
          <w:b/>
          <w:bCs/>
          <w:color w:val="000000"/>
          <w:sz w:val="26"/>
          <w:szCs w:val="26"/>
          <w:rtl/>
        </w:rPr>
        <w:t>System Admin</w:t>
      </w:r>
      <w:del w:id="77" w:author="Claude" w:date="2026-07-06T00:00:00Z">
        <w:r>
          <w:rPr>
            <w:b/>
            <w:bCs/>
            <w:color w:val="000000"/>
            <w:sz w:val="26"/>
            <w:szCs w:val="26"/>
            <w:rtl/>
          </w:rPr>
          <w:delText>]</w:delText>
        </w:r>
      </w:del>
    </w:p>
    <w:p w14:paraId="6B0C457D" w14:textId="77777777" w:rsidR="004A2766" w:rsidRDefault="00A07BD4">
      <w:pPr>
        <w:numPr>
          <w:ilvl w:val="0"/>
          <w:numId w:val="5"/>
        </w:numPr>
        <w:bidi/>
        <w:spacing w:before="240"/>
        <w:rPr>
          <w:del w:id="78" w:author="Claude" w:date="2026-07-06T00:00:00Z"/>
        </w:rPr>
      </w:pPr>
      <w:del w:id="79" w:author="Claude" w:date="2026-07-06T00:00:00Z">
        <w:r>
          <w:rPr>
            <w:b/>
            <w:bCs/>
            <w:rtl/>
          </w:rPr>
          <w:delText>פרופיל:</w:delText>
        </w:r>
        <w:r>
          <w:rPr>
            <w:rtl/>
          </w:rPr>
          <w:delText xml:space="preserve"> [מי מנהל את המערכת בפועל, ואיזה צוות בארגון אחראי על התפעול השוטף?].</w:delText>
        </w:r>
      </w:del>
    </w:p>
    <w:p w14:paraId="687101BE" w14:textId="03144F3A" w:rsidR="00152D80" w:rsidRDefault="00A07BD4" w:rsidP="00365872">
      <w:pPr>
        <w:numPr>
          <w:ilvl w:val="0"/>
          <w:numId w:val="5"/>
        </w:numPr>
        <w:bidi/>
        <w:spacing w:after="240"/>
        <w:rPr>
          <w:del w:id="80" w:author="Claude" w:date="2026-07-06T00:00:00Z"/>
        </w:rPr>
      </w:pPr>
      <w:del w:id="81" w:author="Claude" w:date="2026-07-06T00:00:00Z">
        <w:r>
          <w:rPr>
            <w:b/>
            <w:bCs/>
            <w:rtl/>
          </w:rPr>
          <w:delText>הרשאות וגישה:</w:delText>
        </w:r>
        <w:r>
          <w:rPr>
            <w:rtl/>
          </w:rPr>
          <w:delText xml:space="preserve"> [אילו הרשאות קיימות בדשבורד הניהול? כיצד מתבצעת הגישה המאובטחת (למשל: אימות דו-שלבי, SSO)? פרטו את הפעולות המרכזיות שמנהל רשאי לבצע].</w:delText>
        </w:r>
      </w:del>
    </w:p>
    <w:p w14:paraId="62D497DB" w14:textId="5B5556B0" w:rsidR="00DD0CB8" w:rsidRPr="00B9152D" w:rsidRDefault="00DD0CB8" w:rsidP="00DD0CB8">
      <w:pPr>
        <w:bidi/>
        <w:spacing w:after="240"/>
        <w:ind w:left="360"/>
        <w:rPr>
          <w:b/>
          <w:bCs/>
          <w:color w:val="0070C0"/>
          <w:rtl/>
        </w:rPr>
      </w:pPr>
      <w:commentRangeStart w:id="82"/>
      <w:r>
        <w:rPr>
          <w:rFonts w:hint="cs"/>
          <w:b/>
          <w:bCs/>
          <w:color w:val="0070C0"/>
          <w:rtl/>
        </w:rPr>
        <w:t>קהל יעד 2- מנהל מערכת</w:t>
      </w:r>
      <w:commentRangeEnd w:id="82"/>
      <w:r w:rsidRPr="00B9152D">
        <w:rPr>
          <w:rStyle w:val="CommentReference"/>
          <w:b/>
          <w:bCs/>
          <w:color w:val="0070C0"/>
          <w:sz w:val="22"/>
          <w:szCs w:val="22"/>
          <w:rtl/>
        </w:rPr>
        <w:commentReference w:id="82"/>
      </w:r>
    </w:p>
    <w:p w14:paraId="10059D14" w14:textId="744DA0F4" w:rsidR="00DD0CB8" w:rsidRDefault="00DD0CB8" w:rsidP="00DD0CB8">
      <w:pPr>
        <w:pStyle w:val="ListParagraph"/>
        <w:numPr>
          <w:ilvl w:val="0"/>
          <w:numId w:val="12"/>
        </w:numPr>
        <w:bidi/>
        <w:spacing w:after="240"/>
        <w:rPr>
          <w:color w:val="0070C0"/>
        </w:rPr>
      </w:pPr>
      <w:r>
        <w:rPr>
          <w:rFonts w:hint="cs"/>
          <w:color w:val="0070C0"/>
          <w:u w:val="single"/>
          <w:rtl/>
        </w:rPr>
        <w:t xml:space="preserve">פרופיל: </w:t>
      </w:r>
      <w:ins w:id="83" w:author="Claude" w:date="2026-07-06T00:00:00Z">
        <w:r>
          <w:rPr>
            <w:rFonts w:hint="cs"/>
            <w:rtl/>
          </w:rPr>
          <w:t>גורם מתפעל (צוות SFI, ובעתיד ייתכן גורם</w:t>
        </w:r>
      </w:ins>
      <w:ins w:id="84" w:author="Mor Mitrani" w:date="2026-07-06T20:51:00Z" w16du:dateUtc="2026-07-06T17:51:00Z">
        <w:r w:rsidR="00E0357F">
          <w:rPr>
            <w:rFonts w:hint="cs"/>
            <w:rtl/>
          </w:rPr>
          <w:t xml:space="preserve"> בתוך הרשות</w:t>
        </w:r>
      </w:ins>
      <w:ins w:id="85" w:author="Claude" w:date="2026-07-06T00:00:00Z">
        <w:del w:id="86" w:author="Mor Mitrani" w:date="2026-07-06T20:51:00Z" w16du:dateUtc="2026-07-06T17:51:00Z">
          <w:r w:rsidDel="00E0357F">
            <w:rPr>
              <w:rFonts w:hint="cs"/>
              <w:rtl/>
            </w:rPr>
            <w:delText xml:space="preserve"> ארצי כגון משרד החינוך</w:delText>
          </w:r>
        </w:del>
        <w:r>
          <w:rPr>
            <w:rFonts w:hint="cs"/>
            <w:rtl/>
          </w:rPr>
          <w:t>) האחראי על תחזוקת המערכת: הוספת רשויות ומנהלות גיל הרך חדשות, ניהול מקורות המידע וקונפיגורציית האיסוף, ותמיכה טכנית שוטפת במנהלות המשתמשות בכלי.</w:t>
        </w:r>
      </w:ins>
    </w:p>
    <w:p w14:paraId="11962894" w14:textId="68A630E1" w:rsidR="00DD0CB8" w:rsidRPr="00365872" w:rsidRDefault="00DD0CB8" w:rsidP="00365872">
      <w:pPr>
        <w:pStyle w:val="ListParagraph"/>
        <w:numPr>
          <w:ilvl w:val="0"/>
          <w:numId w:val="12"/>
        </w:numPr>
        <w:bidi/>
        <w:spacing w:after="240"/>
        <w:rPr>
          <w:color w:val="0070C0"/>
        </w:rPr>
      </w:pPr>
      <w:r>
        <w:rPr>
          <w:rFonts w:hint="cs"/>
          <w:color w:val="0070C0"/>
          <w:u w:val="single"/>
          <w:rtl/>
        </w:rPr>
        <w:t>הרשאות ופרטיות:</w:t>
      </w:r>
      <w:r>
        <w:rPr>
          <w:rFonts w:hint="cs"/>
          <w:color w:val="0070C0"/>
          <w:rtl/>
        </w:rPr>
        <w:t xml:space="preserve"> </w:t>
      </w:r>
      <w:ins w:id="87" w:author="Claude" w:date="2026-07-06T00:00:00Z">
        <w:r>
          <w:rPr>
            <w:rFonts w:hint="cs"/>
            <w:rtl/>
          </w:rPr>
          <w:t>גישה מלאה לניהול משתמשים ורשויות, הרשאה לעריכת הגדרות מקורות המידע וקונפיגורציה, וצפייה בלוגים ובדוחות שימוש – ללא הרשאת עריכה של נתוני מסגרות ספציפיים (הרשאה זו שמורה לקהל יעד 1, ראו סעיף 3.1).</w:t>
        </w:r>
      </w:ins>
    </w:p>
    <w:p w14:paraId="4211B402" w14:textId="77777777" w:rsidR="004A2766" w:rsidRDefault="00A07BD4">
      <w:pPr>
        <w:pStyle w:val="Heading2"/>
        <w:keepNext w:val="0"/>
        <w:keepLines w:val="0"/>
        <w:bidi/>
        <w:spacing w:after="80"/>
        <w:rPr>
          <w:b/>
          <w:bCs/>
          <w:sz w:val="34"/>
          <w:szCs w:val="34"/>
        </w:rPr>
      </w:pPr>
      <w:bookmarkStart w:id="88" w:name="_to9le26wkd0c" w:colFirst="0" w:colLast="0"/>
      <w:bookmarkEnd w:id="88"/>
      <w:r>
        <w:rPr>
          <w:b/>
          <w:bCs/>
          <w:sz w:val="34"/>
          <w:szCs w:val="34"/>
          <w:rtl/>
        </w:rPr>
        <w:t>4. דרישות פונקציונליות ותהליכי ליבה</w:t>
      </w:r>
    </w:p>
    <w:p w14:paraId="3C33785C" w14:textId="77777777" w:rsidR="004A2766" w:rsidRDefault="00A07BD4">
      <w:pPr>
        <w:pStyle w:val="Heading3"/>
        <w:keepNext w:val="0"/>
        <w:keepLines w:val="0"/>
        <w:bidi/>
        <w:spacing w:before="280"/>
        <w:rPr>
          <w:b/>
          <w:bCs/>
          <w:color w:val="000000"/>
          <w:sz w:val="26"/>
          <w:szCs w:val="26"/>
        </w:rPr>
      </w:pPr>
      <w:bookmarkStart w:id="89" w:name="_yp69c17728y4" w:colFirst="0" w:colLast="0"/>
      <w:bookmarkEnd w:id="89"/>
      <w:r>
        <w:rPr>
          <w:b/>
          <w:bCs/>
          <w:color w:val="000000"/>
          <w:sz w:val="26"/>
          <w:szCs w:val="26"/>
          <w:rtl/>
        </w:rPr>
        <w:t>4.1 חווית משתמש (UX/UI) וזרימת תהליך</w:t>
      </w:r>
    </w:p>
    <w:p w14:paraId="1D9D2DC7" w14:textId="77777777" w:rsidR="004A2766" w:rsidRDefault="00A07BD4">
      <w:pPr>
        <w:numPr>
          <w:ilvl w:val="0"/>
          <w:numId w:val="9"/>
        </w:numPr>
        <w:bidi/>
        <w:spacing w:before="240"/>
        <w:rPr>
          <w:del w:id="90" w:author="Claude" w:date="2026-07-06T00:00:00Z"/>
        </w:rPr>
      </w:pPr>
      <w:del w:id="91" w:author="Claude" w:date="2026-07-06T00:00:00Z">
        <w:r>
          <w:rPr>
            <w:b/>
            <w:bCs/>
            <w:rtl/>
          </w:rPr>
          <w:delText>ארכיטקטורת הממשק:</w:delText>
        </w:r>
        <w:r>
          <w:rPr>
            <w:rtl/>
          </w:rPr>
          <w:delText xml:space="preserve"> [כיצד המערכת בנויה? (לדוגמה: אפליקציית Web רספונסיבית, אפליקציית Native למובייל, תוסף תוכנה)].</w:delText>
        </w:r>
      </w:del>
    </w:p>
    <w:p w14:paraId="31F1E24B" w14:textId="77777777" w:rsidR="004A2766" w:rsidRDefault="00A07BD4">
      <w:pPr>
        <w:numPr>
          <w:ilvl w:val="0"/>
          <w:numId w:val="9"/>
        </w:numPr>
        <w:bidi/>
        <w:rPr>
          <w:del w:id="92" w:author="Claude" w:date="2026-07-06T00:00:00Z"/>
        </w:rPr>
      </w:pPr>
      <w:del w:id="93" w:author="Claude" w:date="2026-07-06T00:00:00Z">
        <w:r>
          <w:rPr>
            <w:b/>
            <w:bCs/>
            <w:rtl/>
          </w:rPr>
          <w:delText>תהליכי ליבה (User Flows):</w:delText>
        </w:r>
        <w:r>
          <w:rPr>
            <w:rtl/>
          </w:rPr>
          <w:delText xml:space="preserve"> [תיאור התהליך המרכזי שהמשתמש עובר. מה קורה מרגע הכניסה, מהן הפעולות הנדרשות ממנו, ומה התוצאה הסופית של התהליך].</w:delText>
        </w:r>
      </w:del>
    </w:p>
    <w:p w14:paraId="27831729" w14:textId="77777777" w:rsidR="004A2766" w:rsidRDefault="00A07BD4">
      <w:pPr>
        <w:numPr>
          <w:ilvl w:val="0"/>
          <w:numId w:val="9"/>
        </w:numPr>
        <w:bidi/>
        <w:rPr>
          <w:del w:id="94" w:author="Claude" w:date="2026-07-06T00:00:00Z"/>
        </w:rPr>
      </w:pPr>
      <w:del w:id="95" w:author="Claude" w:date="2026-07-06T00:00:00Z">
        <w:r>
          <w:rPr>
            <w:b/>
            <w:bCs/>
            <w:rtl/>
          </w:rPr>
          <w:delText>ניהול מצב ומעקב (Session State):</w:delText>
        </w:r>
        <w:r>
          <w:rPr>
            <w:rtl/>
          </w:rPr>
          <w:delText xml:space="preserve"> [כיצד נשמרת ההתקדמות של המשתמש? מה קורה במקרה של נטישה ואיך המערכת זוכרת היכן המשתמש עצר].</w:delText>
        </w:r>
      </w:del>
    </w:p>
    <w:p w14:paraId="6B1C5769" w14:textId="77777777" w:rsidR="004A2766" w:rsidRDefault="00A07BD4">
      <w:pPr>
        <w:numPr>
          <w:ilvl w:val="0"/>
          <w:numId w:val="9"/>
        </w:numPr>
        <w:bidi/>
        <w:spacing w:after="240"/>
        <w:rPr>
          <w:del w:id="96" w:author="Claude" w:date="2026-07-06T00:00:00Z"/>
        </w:rPr>
      </w:pPr>
      <w:del w:id="97" w:author="Claude" w:date="2026-07-06T00:00:00Z">
        <w:r>
          <w:rPr>
            <w:b/>
            <w:bCs/>
            <w:rtl/>
          </w:rPr>
          <w:delText>עיצוב ונגישות:</w:delText>
        </w:r>
        <w:r>
          <w:rPr>
            <w:rtl/>
          </w:rPr>
          <w:delText xml:space="preserve"> [שפת ממשק, כיווניות (RTL/LTR), דרישות נגישות סטנדרטיות כגון WCAG, ותאימות למסכים השונים].</w:delText>
        </w:r>
      </w:del>
    </w:p>
    <w:p w14:paraId="77FF1688" w14:textId="0881BCF9" w:rsidR="00365872" w:rsidRPr="00365872" w:rsidRDefault="00365872" w:rsidP="00365872">
      <w:pPr>
        <w:numPr>
          <w:ilvl w:val="0"/>
          <w:numId w:val="9"/>
        </w:numPr>
        <w:bidi/>
        <w:spacing w:before="240"/>
        <w:rPr>
          <w:color w:val="0070C0"/>
        </w:rPr>
      </w:pPr>
      <w:r>
        <w:rPr>
          <w:b/>
          <w:bCs/>
          <w:color w:val="0070C0"/>
          <w:rtl/>
        </w:rPr>
        <w:t>ארכיטקטורת הממשק</w:t>
      </w:r>
      <w:r>
        <w:rPr>
          <w:color w:val="0070C0"/>
          <w:rtl/>
        </w:rPr>
        <w:t>: אפליקציית Web רספונסיבית</w:t>
      </w:r>
    </w:p>
    <w:p w14:paraId="1010526D" w14:textId="0EEF65D4" w:rsidR="00365872" w:rsidRPr="002A2E13" w:rsidRDefault="00365872" w:rsidP="00365872">
      <w:pPr>
        <w:numPr>
          <w:ilvl w:val="0"/>
          <w:numId w:val="9"/>
        </w:numPr>
        <w:bidi/>
        <w:rPr>
          <w:b/>
          <w:bCs/>
          <w:color w:val="0070C0"/>
        </w:rPr>
      </w:pPr>
      <w:r>
        <w:rPr>
          <w:b/>
          <w:bCs/>
          <w:color w:val="0070C0"/>
          <w:rtl/>
        </w:rPr>
        <w:t>תהליכי ליבה</w:t>
      </w:r>
      <w:r>
        <w:rPr>
          <w:rFonts w:hint="cs"/>
          <w:color w:val="0070C0"/>
          <w:rtl/>
        </w:rPr>
        <w:t xml:space="preserve">: מנהלת הגיל הרך נכנסת למערכת ורואה תמונת מיפוי של כל המסגרות והנתונים שנאספו/הושלמו ידנית עבור כל אחת, יש חיווי בולט למסגרות שיש חדש שדורשות תיקוף (למשל מסגרת שככה"נ לא פעילה), קארדים למעלה של </w:t>
      </w:r>
      <w:ins w:id="98" w:author="Mor Mitrani" w:date="2026-07-06T21:23:00Z" w16du:dateUtc="2026-07-06T18:23:00Z">
        <w:r w:rsidR="00E51BC3">
          <w:rPr>
            <w:rtl/>
          </w:rPr>
          <w:t>מספר המסגרות שאותרו מכל מקור מידע</w:t>
        </w:r>
      </w:ins>
      <w:del w:id="99" w:author="Mor Mitrani" w:date="2026-07-06T21:23:00Z" w16du:dateUtc="2026-07-06T18:23:00Z">
        <w:r w:rsidDel="00E51BC3">
          <w:rPr>
            <w:rFonts w:hint="cs"/>
            <w:color w:val="0070C0"/>
            <w:rtl/>
          </w:rPr>
          <w:delText>סך הלידים מכל מקור</w:delText>
        </w:r>
      </w:del>
      <w:r>
        <w:rPr>
          <w:rFonts w:hint="cs"/>
          <w:color w:val="0070C0"/>
          <w:rtl/>
        </w:rPr>
        <w:t>. שיופיע בצורה בולטת תאריך עדכניות הנתונים ושנה"ל אליה מתייחסים</w:t>
      </w:r>
    </w:p>
    <w:p w14:paraId="17A73183" w14:textId="77777777" w:rsidR="002A2E13" w:rsidRPr="00365872" w:rsidRDefault="002A2E13" w:rsidP="002A2E13">
      <w:pPr>
        <w:bidi/>
        <w:ind w:left="720"/>
        <w:rPr>
          <w:b/>
          <w:bCs/>
          <w:color w:val="0070C0"/>
        </w:rPr>
      </w:pPr>
    </w:p>
    <w:p w14:paraId="5D36CC2E" w14:textId="5BE10924" w:rsidR="00365872" w:rsidRPr="00365872" w:rsidRDefault="00365872" w:rsidP="00365872">
      <w:pPr>
        <w:numPr>
          <w:ilvl w:val="0"/>
          <w:numId w:val="9"/>
        </w:numPr>
        <w:bidi/>
        <w:rPr>
          <w:b/>
          <w:bCs/>
          <w:color w:val="0070C0"/>
        </w:rPr>
      </w:pPr>
      <w:r>
        <w:rPr>
          <w:b/>
          <w:bCs/>
          <w:color w:val="0070C0"/>
          <w:rtl/>
        </w:rPr>
        <w:t>ניהול מצב ומעקב</w:t>
      </w:r>
      <w:r>
        <w:rPr>
          <w:rFonts w:hint="cs"/>
          <w:b/>
          <w:bCs/>
          <w:color w:val="0070C0"/>
          <w:rtl/>
        </w:rPr>
        <w:t>:</w:t>
      </w:r>
      <w:r>
        <w:rPr>
          <w:rFonts w:hint="cs"/>
          <w:color w:val="0070C0"/>
          <w:rtl/>
        </w:rPr>
        <w:t xml:space="preserve"> שמירה אוטומטית של הפעולות שהתבצעו</w:t>
      </w:r>
    </w:p>
    <w:p w14:paraId="1A43DD7A" w14:textId="5DE1D13E" w:rsidR="00365872" w:rsidRPr="00365872" w:rsidRDefault="00365872" w:rsidP="00365872">
      <w:pPr>
        <w:numPr>
          <w:ilvl w:val="0"/>
          <w:numId w:val="9"/>
        </w:numPr>
        <w:bidi/>
        <w:spacing w:after="240"/>
        <w:rPr>
          <w:b/>
          <w:bCs/>
          <w:color w:val="0070C0"/>
        </w:rPr>
      </w:pPr>
      <w:r>
        <w:rPr>
          <w:b/>
          <w:bCs/>
          <w:color w:val="0070C0"/>
          <w:rtl/>
        </w:rPr>
        <w:t>עיצוב ונגישות:</w:t>
      </w:r>
      <w:r>
        <w:rPr>
          <w:color w:val="0070C0"/>
          <w:rtl/>
        </w:rPr>
        <w:t xml:space="preserve"> </w:t>
      </w:r>
      <w:r>
        <w:rPr>
          <w:rFonts w:hint="cs"/>
          <w:color w:val="0070C0"/>
          <w:rtl/>
        </w:rPr>
        <w:t xml:space="preserve">שפת ממשק עברית, כיווניות </w:t>
      </w:r>
      <w:r>
        <w:rPr>
          <w:color w:val="0070C0"/>
          <w:rtl/>
          <w:lang w:val="en-US"/>
        </w:rPr>
        <w:t>RTL</w:t>
      </w:r>
      <w:ins w:id="100" w:author="Claude" w:date="2026-07-06T00:00:00Z">
        <w:r>
          <w:rPr>
            <w:rFonts w:hint="cs"/>
            <w:rtl/>
          </w:rPr>
          <w:t>, עמידה בהנחיות נגישות WCAG 2.1 AA בהתאם לתקנות הנגישות הישראליות, ותאימות לתצוגה במחשב ובמובייל.</w:t>
        </w:r>
      </w:ins>
    </w:p>
    <w:p w14:paraId="7ADE7231" w14:textId="77777777" w:rsidR="00365872" w:rsidRPr="00365872" w:rsidRDefault="00365872" w:rsidP="00365872">
      <w:pPr>
        <w:bidi/>
        <w:spacing w:after="240"/>
        <w:rPr>
          <w:b/>
          <w:bCs/>
          <w:color w:val="0070C0"/>
          <w:rtl/>
        </w:rPr>
      </w:pPr>
    </w:p>
    <w:p w14:paraId="395236FB" w14:textId="77777777" w:rsidR="004A2766" w:rsidRDefault="00A07BD4">
      <w:pPr>
        <w:pStyle w:val="Heading3"/>
        <w:keepNext w:val="0"/>
        <w:keepLines w:val="0"/>
        <w:bidi/>
        <w:spacing w:before="280"/>
        <w:rPr>
          <w:b/>
          <w:bCs/>
          <w:color w:val="000000"/>
          <w:sz w:val="26"/>
          <w:szCs w:val="26"/>
        </w:rPr>
      </w:pPr>
      <w:bookmarkStart w:id="101" w:name="_yeb9fpn0f6gc" w:colFirst="0" w:colLast="0"/>
      <w:bookmarkEnd w:id="101"/>
      <w:commentRangeStart w:id="102"/>
      <w:r>
        <w:rPr>
          <w:b/>
          <w:bCs/>
          <w:color w:val="000000"/>
          <w:sz w:val="26"/>
          <w:szCs w:val="26"/>
          <w:rtl/>
        </w:rPr>
        <w:lastRenderedPageBreak/>
        <w:t>4.2 לוגיקה עסקית ומנוע ליבה (Core Logic)</w:t>
      </w:r>
      <w:commentRangeEnd w:id="102"/>
      <w:r>
        <w:rPr>
          <w:rStyle w:val="CommentReference"/>
          <w:b/>
          <w:bCs/>
          <w:color w:val="000000"/>
          <w:sz w:val="26"/>
          <w:szCs w:val="26"/>
        </w:rPr>
        <w:commentReference w:id="102"/>
      </w:r>
    </w:p>
    <w:p w14:paraId="2213FAF3" w14:textId="77777777" w:rsidR="004A2766" w:rsidRDefault="00A07BD4">
      <w:pPr>
        <w:numPr>
          <w:ilvl w:val="0"/>
          <w:numId w:val="4"/>
        </w:numPr>
        <w:bidi/>
        <w:spacing w:before="240"/>
        <w:rPr>
          <w:del w:id="103" w:author="Claude" w:date="2026-07-06T00:00:00Z"/>
        </w:rPr>
      </w:pPr>
      <w:del w:id="104" w:author="Claude" w:date="2026-07-06T00:00:00Z">
        <w:r>
          <w:rPr>
            <w:b/>
            <w:bCs/>
            <w:rtl/>
          </w:rPr>
          <w:delText>חוקים עסקיים מרכזיים:</w:delText>
        </w:r>
        <w:r>
          <w:rPr>
            <w:rtl/>
          </w:rPr>
          <w:delText xml:space="preserve"> [הגדרת החוקים שמנחים את פעולת המערכת. למשל: תנאי זכאות, חישובי עלויות, חוקי סינון או התאמת תוכן].</w:delText>
        </w:r>
      </w:del>
    </w:p>
    <w:p w14:paraId="738F05DB" w14:textId="77777777" w:rsidR="004A2766" w:rsidRDefault="00A07BD4">
      <w:pPr>
        <w:numPr>
          <w:ilvl w:val="0"/>
          <w:numId w:val="4"/>
        </w:numPr>
        <w:bidi/>
        <w:rPr>
          <w:del w:id="105" w:author="Claude" w:date="2026-07-06T00:00:00Z"/>
        </w:rPr>
      </w:pPr>
      <w:del w:id="106" w:author="Claude" w:date="2026-07-06T00:00:00Z">
        <w:r>
          <w:rPr>
            <w:b/>
            <w:bCs/>
            <w:rtl/>
          </w:rPr>
          <w:delText>טיפול במקרי קצה ושגיאות (Edge Cases):</w:delText>
        </w:r>
        <w:r>
          <w:rPr>
            <w:rtl/>
          </w:rPr>
          <w:delText xml:space="preserve"> [כיצד המערכת מגיבה כשיש שגיאה בהזנת נתונים, נפילת שרת, או חוסר הרשאות מתאימות? מהי הודעת השגיאה המוצגת למשתמש].</w:delText>
        </w:r>
      </w:del>
    </w:p>
    <w:p w14:paraId="50E08AA2" w14:textId="77777777" w:rsidR="004A2766" w:rsidRDefault="00A07BD4">
      <w:pPr>
        <w:numPr>
          <w:ilvl w:val="0"/>
          <w:numId w:val="4"/>
        </w:numPr>
        <w:bidi/>
        <w:spacing w:after="240"/>
        <w:rPr>
          <w:del w:id="107" w:author="Claude" w:date="2026-07-06T00:00:00Z"/>
        </w:rPr>
      </w:pPr>
      <w:del w:id="108" w:author="Claude" w:date="2026-07-06T00:00:00Z">
        <w:r>
          <w:rPr>
            <w:b/>
            <w:bCs/>
            <w:rtl/>
          </w:rPr>
          <w:delText>תהליכי רקע (Background Jobs):</w:delText>
        </w:r>
        <w:r>
          <w:rPr>
            <w:rtl/>
          </w:rPr>
          <w:delText xml:space="preserve"> [משימות מתוזמנות שהמערכת צריכה לבצע מאחורי הקלעים, כמו שליחת מיילים יומיים, עיבוד נתונים לילי, ניקוי קבצים זמניים].</w:delText>
        </w:r>
      </w:del>
    </w:p>
    <w:p w14:paraId="78D5C986" w14:textId="77777777" w:rsidR="00F72BB2" w:rsidRPr="00F72BB2" w:rsidRDefault="00F72BB2" w:rsidP="00F72BB2">
      <w:pPr>
        <w:numPr>
          <w:ilvl w:val="0"/>
          <w:numId w:val="4"/>
        </w:numPr>
        <w:bidi/>
        <w:spacing w:before="240"/>
        <w:rPr>
          <w:color w:val="0070C0"/>
        </w:rPr>
      </w:pPr>
      <w:r>
        <w:rPr>
          <w:b/>
          <w:bCs/>
          <w:color w:val="0070C0"/>
          <w:rtl/>
        </w:rPr>
        <w:t>חוקים עסקיים מרכזיים:</w:t>
      </w:r>
      <w:del w:id="109" w:author="Claude" w:date="2026-07-06T00:00:00Z">
        <w:r>
          <w:rPr>
            <w:color w:val="0070C0"/>
            <w:rtl/>
          </w:rPr>
          <w:delText xml:space="preserve"> [הגדרת החוקים שמנחים את פעולת המערכת. למשל: תנאי זכאות, חישובי עלויות, חוקי סינון או התאמת תוכן].</w:delText>
        </w:r>
      </w:del>
      <w:ins w:id="110" w:author="Claude" w:date="2026-07-06T00:00:00Z">
        <w:r>
          <w:rPr>
            <w:rFonts w:hint="cs"/>
            <w:rtl/>
          </w:rPr>
          <w:t xml:space="preserve"> זיהוי כפילויות בין מקורות שונים (על בסיס כתובת/שם מסגרת), קביעת מקור "עדיף" במקרה של סתירה בין מקורות (מקור ממשלתי &gt; קובץ מנהלת גיל הרך &gt; מקור מסחרי), וסימון אוטומטי של מסגרת כ"דורשת טיוב" כאשר מקור המידע לא עודכן מעל פרק זמן מוגדר (למשל 6 חודשים).</w:t>
        </w:r>
      </w:ins>
    </w:p>
    <w:p w14:paraId="3CA11324" w14:textId="77777777" w:rsidR="00F72BB2" w:rsidRPr="00F72BB2" w:rsidRDefault="00F72BB2" w:rsidP="00F72BB2">
      <w:pPr>
        <w:numPr>
          <w:ilvl w:val="0"/>
          <w:numId w:val="4"/>
        </w:numPr>
        <w:bidi/>
        <w:rPr>
          <w:color w:val="0070C0"/>
        </w:rPr>
      </w:pPr>
      <w:r>
        <w:rPr>
          <w:b/>
          <w:bCs/>
          <w:color w:val="0070C0"/>
          <w:rtl/>
        </w:rPr>
        <w:t>טיפול במקרי קצה ושגיאות (Edge Cases):</w:t>
      </w:r>
      <w:del w:id="111" w:author="Claude" w:date="2026-07-06T00:00:00Z">
        <w:r>
          <w:rPr>
            <w:color w:val="0070C0"/>
            <w:rtl/>
          </w:rPr>
          <w:delText xml:space="preserve"> [כיצד המערכת מגיבה כשיש שגיאה בהזנת נתונים, נפילת שרת, או חוסר הרשאות מתאימות? מהי הודעת השגיאה המוצגת למשתמש].</w:delText>
        </w:r>
      </w:del>
      <w:ins w:id="112" w:author="Claude" w:date="2026-07-06T00:00:00Z">
        <w:r>
          <w:rPr>
            <w:rFonts w:hint="cs"/>
            <w:rtl/>
          </w:rPr>
          <w:t xml:space="preserve"> אם מקור מידע חיצוני אינו זמין (לדוגמה API שאינו מגיב) – מוצג חיווי "מקור לא עודכן" ליד הנתונים הרלוונטיים, מבלי לחסום את המשך השימוש בממשק; אם יש סתירה בין שני מקורות לגבי אותה מסגרת – המערכת מציגה את שתי הגרסאות ומסמנת את המסגרת כ"דורשת תיקוף ידני" על ידי מנהלת הגיל הרך.</w:t>
        </w:r>
      </w:ins>
    </w:p>
    <w:p w14:paraId="0A68107E" w14:textId="14F56781" w:rsidR="00F72BB2" w:rsidRPr="00F72BB2" w:rsidRDefault="00F72BB2" w:rsidP="00F72BB2">
      <w:pPr>
        <w:numPr>
          <w:ilvl w:val="0"/>
          <w:numId w:val="4"/>
        </w:numPr>
        <w:bidi/>
        <w:spacing w:after="240"/>
        <w:rPr>
          <w:color w:val="0070C0"/>
        </w:rPr>
      </w:pPr>
      <w:r>
        <w:rPr>
          <w:b/>
          <w:bCs/>
          <w:color w:val="0070C0"/>
          <w:rtl/>
        </w:rPr>
        <w:t>תהליכי רקע (Background Jobs)</w:t>
      </w:r>
      <w:r>
        <w:rPr>
          <w:rFonts w:hint="cs"/>
          <w:color w:val="0070C0"/>
          <w:rtl/>
        </w:rPr>
        <w:t xml:space="preserve"> : שליחת מייל עדכון חודשי על נתונים שעודכנו והצגתם</w:t>
      </w:r>
    </w:p>
    <w:p w14:paraId="519F91AF" w14:textId="77777777" w:rsidR="00F72BB2" w:rsidRDefault="00F72BB2" w:rsidP="00EF5282">
      <w:pPr>
        <w:bidi/>
        <w:spacing w:after="240"/>
      </w:pPr>
    </w:p>
    <w:p w14:paraId="51334E3B" w14:textId="77777777" w:rsidR="004A2766" w:rsidRDefault="00A07BD4">
      <w:pPr>
        <w:pStyle w:val="Heading3"/>
        <w:keepNext w:val="0"/>
        <w:keepLines w:val="0"/>
        <w:bidi/>
        <w:spacing w:before="280"/>
        <w:rPr>
          <w:b/>
          <w:bCs/>
          <w:color w:val="000000"/>
          <w:sz w:val="26"/>
          <w:szCs w:val="26"/>
        </w:rPr>
      </w:pPr>
      <w:bookmarkStart w:id="113" w:name="_yr44adsg9re7" w:colFirst="0" w:colLast="0"/>
      <w:bookmarkEnd w:id="113"/>
      <w:r>
        <w:rPr>
          <w:b/>
          <w:bCs/>
          <w:color w:val="000000"/>
          <w:sz w:val="26"/>
          <w:szCs w:val="26"/>
          <w:rtl/>
        </w:rPr>
        <w:t>4.3 אינטגרציות ומקורות מידע</w:t>
      </w:r>
    </w:p>
    <w:p w14:paraId="384CFE0F" w14:textId="77777777" w:rsidR="004A2766" w:rsidRDefault="00A07BD4">
      <w:pPr>
        <w:numPr>
          <w:ilvl w:val="0"/>
          <w:numId w:val="8"/>
        </w:numPr>
        <w:bidi/>
        <w:spacing w:before="240"/>
        <w:rPr>
          <w:del w:id="114" w:author="Claude" w:date="2026-07-06T00:00:00Z"/>
        </w:rPr>
      </w:pPr>
      <w:del w:id="115" w:author="Claude" w:date="2026-07-06T00:00:00Z">
        <w:r>
          <w:rPr>
            <w:b/>
            <w:bCs/>
            <w:rtl/>
          </w:rPr>
          <w:delText>מקור המידע המרכזי (Single Source of Truth):</w:delText>
        </w:r>
        <w:r>
          <w:rPr>
            <w:rtl/>
          </w:rPr>
          <w:delText xml:space="preserve"> [היכן נמצא הדאטה? איזה מסד נתונים משמש את המערכת ומי הבעלים שלו].</w:delText>
        </w:r>
      </w:del>
    </w:p>
    <w:p w14:paraId="7CBB4A01" w14:textId="77777777" w:rsidR="004A2766" w:rsidRDefault="00A07BD4">
      <w:pPr>
        <w:numPr>
          <w:ilvl w:val="0"/>
          <w:numId w:val="8"/>
        </w:numPr>
        <w:bidi/>
        <w:rPr>
          <w:del w:id="116" w:author="Claude" w:date="2026-07-06T00:00:00Z"/>
        </w:rPr>
      </w:pPr>
      <w:del w:id="117" w:author="Claude" w:date="2026-07-06T00:00:00Z">
        <w:r>
          <w:rPr>
            <w:b/>
            <w:bCs/>
            <w:rtl/>
          </w:rPr>
          <w:delText>התממשקות למערכות חיצוניות (APIs):</w:delText>
        </w:r>
        <w:r>
          <w:rPr>
            <w:rtl/>
          </w:rPr>
          <w:delText xml:space="preserve"> [האם יש חיבור למערכות צד-שלישי כגון מערכות סליקה, מערכות CRM (לדוג' Salesforce), או שירותי דיוור? פרטו את שיטת החיבור וקצבי העדכון].</w:delText>
        </w:r>
      </w:del>
    </w:p>
    <w:p w14:paraId="38131049" w14:textId="77777777" w:rsidR="004A2766" w:rsidRDefault="00A07BD4">
      <w:pPr>
        <w:numPr>
          <w:ilvl w:val="0"/>
          <w:numId w:val="8"/>
        </w:numPr>
        <w:bidi/>
        <w:spacing w:after="240"/>
        <w:rPr>
          <w:del w:id="118" w:author="Claude" w:date="2026-07-06T00:00:00Z"/>
        </w:rPr>
      </w:pPr>
      <w:del w:id="119" w:author="Claude" w:date="2026-07-06T00:00:00Z">
        <w:r>
          <w:rPr>
            <w:b/>
            <w:bCs/>
            <w:rtl/>
          </w:rPr>
          <w:delText>סנכרון נתונים:</w:delText>
        </w:r>
        <w:r>
          <w:rPr>
            <w:rtl/>
          </w:rPr>
          <w:delText xml:space="preserve"> [הגדירו האם הסנכרון הוא בזמן אמת (Real-time), מבוסס אירועים (Webhooks), או בסנכרון תקופתי (Batch)].</w:delText>
        </w:r>
      </w:del>
    </w:p>
    <w:p w14:paraId="1555C1DB" w14:textId="5FFB9CC6" w:rsidR="00EF5282" w:rsidRPr="00EF5282" w:rsidRDefault="00EF5282" w:rsidP="00EF5282">
      <w:pPr>
        <w:numPr>
          <w:ilvl w:val="0"/>
          <w:numId w:val="8"/>
        </w:numPr>
        <w:bidi/>
        <w:spacing w:before="240"/>
        <w:rPr>
          <w:color w:val="0070C0"/>
        </w:rPr>
      </w:pPr>
      <w:r>
        <w:rPr>
          <w:b/>
          <w:bCs/>
          <w:color w:val="0070C0"/>
          <w:rtl/>
        </w:rPr>
        <w:t>מקור</w:t>
      </w:r>
      <w:del w:id="120" w:author="Mor Mitrani" w:date="2026-07-06T21:23:00Z" w16du:dateUtc="2026-07-06T18:23:00Z">
        <w:r w:rsidDel="00E51BC3">
          <w:rPr>
            <w:rFonts w:hint="cs"/>
            <w:b/>
            <w:bCs/>
            <w:color w:val="0070C0"/>
            <w:rtl/>
          </w:rPr>
          <w:delText>ות</w:delText>
        </w:r>
      </w:del>
      <w:r>
        <w:rPr>
          <w:b/>
          <w:bCs/>
          <w:color w:val="0070C0"/>
          <w:rtl/>
        </w:rPr>
        <w:t xml:space="preserve"> המידע המרכזי </w:t>
      </w:r>
    </w:p>
    <w:p w14:paraId="6F5D096B" w14:textId="6D5EF4EB" w:rsidR="00EF5282" w:rsidRDefault="00EF5282" w:rsidP="00A72096">
      <w:pPr>
        <w:bidi/>
        <w:spacing w:before="240"/>
        <w:rPr>
          <w:color w:val="0070C0"/>
          <w:rtl/>
        </w:rPr>
      </w:pPr>
      <w:ins w:id="121" w:author="Claude" w:date="2026-07-06T00:00:00Z">
        <w:r>
          <w:rPr>
            <w:rFonts w:hint="cs"/>
            <w:rtl/>
          </w:rPr>
          <w:t xml:space="preserve">מסד נתונים מרכזי </w:t>
        </w:r>
        <w:del w:id="122" w:author="Mor Mitrani" w:date="2026-07-06T20:52:00Z" w16du:dateUtc="2026-07-06T17:52:00Z">
          <w:r w:rsidDel="00E0357F">
            <w:rPr>
              <w:rFonts w:hint="cs"/>
              <w:rtl/>
            </w:rPr>
            <w:delText xml:space="preserve">(מוצע: PostgreSQL) </w:delText>
          </w:r>
        </w:del>
        <w:r>
          <w:rPr>
            <w:rFonts w:hint="cs"/>
            <w:rtl/>
          </w:rPr>
          <w:t xml:space="preserve">המרכז את כל הנתונים שנאספו מהמקורות השונים (ממשלתיים, מסחריים ורשותיים) ומהווה את מקור האמת היחיד </w:t>
        </w:r>
        <w:del w:id="123" w:author="Mor Mitrani" w:date="2026-07-06T20:52:00Z" w16du:dateUtc="2026-07-06T17:52:00Z">
          <w:r w:rsidDel="00E0357F">
            <w:rPr>
              <w:rFonts w:hint="cs"/>
              <w:rtl/>
            </w:rPr>
            <w:delText>(Single Source of Truth)</w:delText>
          </w:r>
        </w:del>
        <w:r>
          <w:rPr>
            <w:rFonts w:hint="cs"/>
            <w:rtl/>
          </w:rPr>
          <w:t xml:space="preserve"> עבור הדשבורד ועבור קובץ הייצוא לאקסל. הטבלה הבאה מסכמת את הערכת הצוות לגבי מקורות המידע האפשריים, רמת המורכבות והאמינות שלהם:</w:t>
        </w:r>
      </w:ins>
    </w:p>
    <w:tbl>
      <w:tblPr>
        <w:tblStyle w:val="TableGrid"/>
        <w:tblW w:w="4166" w:type="pct"/>
        <w:tblInd w:w="1327" w:type="dxa"/>
        <w:tblLook w:val="04A0" w:firstRow="1" w:lastRow="0" w:firstColumn="1" w:lastColumn="0" w:noHBand="0" w:noVBand="1"/>
        <w:tblPrChange w:id="124" w:author="Mor Mitrani" w:date="2026-07-06T21:12:00Z" w16du:dateUtc="2026-07-06T18:12:00Z">
          <w:tblPr>
            <w:tblStyle w:val="TableGrid"/>
            <w:bidiVisual/>
            <w:tblW w:w="4166" w:type="pct"/>
            <w:jc w:val="right"/>
            <w:tblLook w:val="04A0" w:firstRow="1" w:lastRow="0" w:firstColumn="1" w:lastColumn="0" w:noHBand="0" w:noVBand="1"/>
          </w:tblPr>
        </w:tblPrChange>
      </w:tblPr>
      <w:tblGrid>
        <w:gridCol w:w="1560"/>
        <w:gridCol w:w="1558"/>
        <w:gridCol w:w="1558"/>
        <w:gridCol w:w="1558"/>
        <w:gridCol w:w="1556"/>
        <w:tblGridChange w:id="125">
          <w:tblGrid>
            <w:gridCol w:w="1327"/>
            <w:gridCol w:w="233"/>
            <w:gridCol w:w="1327"/>
            <w:gridCol w:w="231"/>
            <w:gridCol w:w="1327"/>
            <w:gridCol w:w="231"/>
            <w:gridCol w:w="1327"/>
            <w:gridCol w:w="231"/>
            <w:gridCol w:w="1327"/>
            <w:gridCol w:w="229"/>
            <w:gridCol w:w="1327"/>
          </w:tblGrid>
        </w:tblGridChange>
      </w:tblGrid>
      <w:tr w:rsidR="00A72096" w14:paraId="62DE10FD" w14:textId="77777777" w:rsidTr="00E14299">
        <w:trPr>
          <w:trHeight w:val="360"/>
          <w:trPrChange w:id="126" w:author="Mor Mitrani" w:date="2026-07-06T21:12:00Z" w16du:dateUtc="2026-07-06T18:12:00Z">
            <w:trPr>
              <w:gridAfter w:val="0"/>
              <w:trHeight w:val="360"/>
              <w:jc w:val="right"/>
            </w:trPr>
          </w:trPrChange>
        </w:trPr>
        <w:tc>
          <w:tcPr>
            <w:tcW w:w="1001" w:type="pct"/>
            <w:shd w:val="clear" w:color="auto" w:fill="1A3A5C"/>
            <w:tcPrChange w:id="127" w:author="Mor Mitrani" w:date="2026-07-06T21:12:00Z" w16du:dateUtc="2026-07-06T18:12:00Z">
              <w:tcPr>
                <w:tcW w:w="1001" w:type="pct"/>
                <w:gridSpan w:val="2"/>
                <w:shd w:val="clear" w:color="auto" w:fill="1A3A5C"/>
              </w:tcPr>
            </w:tcPrChange>
          </w:tcPr>
          <w:p w14:paraId="0080B11C" w14:textId="77777777" w:rsidR="00A72096" w:rsidRDefault="00A72096" w:rsidP="000F6D00">
            <w:pPr>
              <w:bidi/>
              <w:rPr>
                <w:b/>
                <w:noProof/>
                <w:color w:val="FFFFFF"/>
                <w:sz w:val="20"/>
                <w:rtl/>
                <w:lang w:bidi="he-IL"/>
              </w:rPr>
            </w:pPr>
            <w:r>
              <w:rPr>
                <w:b/>
                <w:noProof/>
                <w:color w:val="FFFFFF"/>
                <w:sz w:val="20"/>
                <w:rtl/>
                <w:lang w:bidi="he-IL"/>
              </w:rPr>
              <w:t>מורכבות</w:t>
            </w:r>
          </w:p>
        </w:tc>
        <w:tc>
          <w:tcPr>
            <w:tcW w:w="1000" w:type="pct"/>
            <w:shd w:val="clear" w:color="auto" w:fill="1A3A5C"/>
            <w:tcPrChange w:id="128" w:author="Mor Mitrani" w:date="2026-07-06T21:12:00Z" w16du:dateUtc="2026-07-06T18:12:00Z">
              <w:tcPr>
                <w:tcW w:w="1000" w:type="pct"/>
                <w:gridSpan w:val="2"/>
                <w:shd w:val="clear" w:color="auto" w:fill="1A3A5C"/>
              </w:tcPr>
            </w:tcPrChange>
          </w:tcPr>
          <w:p w14:paraId="641735CB" w14:textId="77777777" w:rsidR="00A72096" w:rsidRDefault="00A72096" w:rsidP="000F6D00">
            <w:pPr>
              <w:bidi/>
              <w:rPr>
                <w:b/>
                <w:noProof/>
                <w:color w:val="FFFFFF"/>
                <w:sz w:val="20"/>
                <w:rtl/>
                <w:lang w:bidi="he-IL"/>
              </w:rPr>
            </w:pPr>
            <w:r>
              <w:rPr>
                <w:b/>
                <w:noProof/>
                <w:color w:val="FFFFFF"/>
                <w:sz w:val="20"/>
                <w:rtl/>
                <w:lang w:bidi="he-IL"/>
              </w:rPr>
              <w:t>אמינות</w:t>
            </w:r>
          </w:p>
        </w:tc>
        <w:tc>
          <w:tcPr>
            <w:tcW w:w="1000" w:type="pct"/>
            <w:shd w:val="clear" w:color="auto" w:fill="1A3A5C"/>
            <w:tcPrChange w:id="129" w:author="Mor Mitrani" w:date="2026-07-06T21:12:00Z" w16du:dateUtc="2026-07-06T18:12:00Z">
              <w:tcPr>
                <w:tcW w:w="1000" w:type="pct"/>
                <w:gridSpan w:val="2"/>
                <w:shd w:val="clear" w:color="auto" w:fill="1A3A5C"/>
              </w:tcPr>
            </w:tcPrChange>
          </w:tcPr>
          <w:p w14:paraId="6977968B" w14:textId="77777777" w:rsidR="00A72096" w:rsidRDefault="00A72096" w:rsidP="000F6D00">
            <w:pPr>
              <w:bidi/>
              <w:rPr>
                <w:b/>
                <w:noProof/>
                <w:color w:val="FFFFFF"/>
                <w:sz w:val="20"/>
                <w:rtl/>
                <w:lang w:bidi="he-IL"/>
              </w:rPr>
            </w:pPr>
            <w:r>
              <w:rPr>
                <w:b/>
                <w:noProof/>
                <w:color w:val="FFFFFF"/>
                <w:sz w:val="20"/>
                <w:rtl/>
                <w:lang w:bidi="he-IL"/>
              </w:rPr>
              <w:t>סוג גישה</w:t>
            </w:r>
          </w:p>
        </w:tc>
        <w:tc>
          <w:tcPr>
            <w:tcW w:w="1000" w:type="pct"/>
            <w:shd w:val="clear" w:color="auto" w:fill="1A3A5C"/>
            <w:tcPrChange w:id="130" w:author="Mor Mitrani" w:date="2026-07-06T21:12:00Z" w16du:dateUtc="2026-07-06T18:12:00Z">
              <w:tcPr>
                <w:tcW w:w="1000" w:type="pct"/>
                <w:gridSpan w:val="2"/>
                <w:shd w:val="clear" w:color="auto" w:fill="1A3A5C"/>
              </w:tcPr>
            </w:tcPrChange>
          </w:tcPr>
          <w:p w14:paraId="2BD74A15" w14:textId="77777777" w:rsidR="00A72096" w:rsidRDefault="00A72096" w:rsidP="000F6D00">
            <w:pPr>
              <w:bidi/>
              <w:rPr>
                <w:b/>
                <w:noProof/>
                <w:color w:val="FFFFFF"/>
                <w:sz w:val="20"/>
                <w:rtl/>
                <w:lang w:bidi="he-IL"/>
              </w:rPr>
            </w:pPr>
            <w:r>
              <w:rPr>
                <w:rFonts w:hint="cs"/>
                <w:b/>
                <w:noProof/>
                <w:color w:val="FFFFFF"/>
                <w:sz w:val="20"/>
                <w:rtl/>
                <w:lang w:bidi="he-IL"/>
              </w:rPr>
              <w:t>לינק</w:t>
            </w:r>
          </w:p>
        </w:tc>
        <w:tc>
          <w:tcPr>
            <w:tcW w:w="999" w:type="pct"/>
            <w:shd w:val="clear" w:color="auto" w:fill="1A3A5C"/>
            <w:tcPrChange w:id="131" w:author="Mor Mitrani" w:date="2026-07-06T21:12:00Z" w16du:dateUtc="2026-07-06T18:12:00Z">
              <w:tcPr>
                <w:tcW w:w="999" w:type="pct"/>
                <w:gridSpan w:val="2"/>
                <w:shd w:val="clear" w:color="auto" w:fill="1A3A5C"/>
              </w:tcPr>
            </w:tcPrChange>
          </w:tcPr>
          <w:p w14:paraId="7D41DD91" w14:textId="77777777" w:rsidR="00A72096" w:rsidRDefault="00A72096" w:rsidP="000F6D00">
            <w:pPr>
              <w:bidi/>
              <w:rPr>
                <w:noProof/>
                <w:lang w:bidi="he-IL"/>
              </w:rPr>
            </w:pPr>
            <w:r>
              <w:rPr>
                <w:b/>
                <w:noProof/>
                <w:color w:val="FFFFFF"/>
                <w:sz w:val="20"/>
                <w:rtl/>
                <w:lang w:bidi="he-IL"/>
              </w:rPr>
              <w:t>מקור</w:t>
            </w:r>
          </w:p>
        </w:tc>
      </w:tr>
      <w:tr w:rsidR="00A72096" w14:paraId="45FB5274" w14:textId="77777777" w:rsidTr="00E14299">
        <w:trPr>
          <w:trPrChange w:id="132" w:author="Mor Mitrani" w:date="2026-07-06T21:12:00Z" w16du:dateUtc="2026-07-06T18:12:00Z">
            <w:trPr>
              <w:gridAfter w:val="0"/>
              <w:jc w:val="right"/>
            </w:trPr>
          </w:trPrChange>
        </w:trPr>
        <w:tc>
          <w:tcPr>
            <w:tcW w:w="1001" w:type="pct"/>
            <w:shd w:val="clear" w:color="auto" w:fill="FFFFFF"/>
            <w:tcPrChange w:id="133" w:author="Mor Mitrani" w:date="2026-07-06T21:12:00Z" w16du:dateUtc="2026-07-06T18:12:00Z">
              <w:tcPr>
                <w:tcW w:w="1001" w:type="pct"/>
                <w:gridSpan w:val="2"/>
                <w:shd w:val="clear" w:color="auto" w:fill="FFFFFF"/>
              </w:tcPr>
            </w:tcPrChange>
          </w:tcPr>
          <w:p w14:paraId="0B09D825" w14:textId="77777777" w:rsidR="00A72096" w:rsidRDefault="00A72096" w:rsidP="000F6D00">
            <w:pPr>
              <w:bidi/>
              <w:rPr>
                <w:noProof/>
                <w:sz w:val="19"/>
                <w:rtl/>
                <w:lang w:bidi="he-IL"/>
              </w:rPr>
            </w:pPr>
            <w:r>
              <w:rPr>
                <w:noProof/>
                <w:sz w:val="19"/>
                <w:rtl/>
                <w:lang w:bidi="he-IL"/>
              </w:rPr>
              <w:lastRenderedPageBreak/>
              <w:t>—</w:t>
            </w:r>
          </w:p>
        </w:tc>
        <w:tc>
          <w:tcPr>
            <w:tcW w:w="1000" w:type="pct"/>
            <w:shd w:val="clear" w:color="auto" w:fill="FFFFFF"/>
            <w:tcPrChange w:id="134" w:author="Mor Mitrani" w:date="2026-07-06T21:12:00Z" w16du:dateUtc="2026-07-06T18:12:00Z">
              <w:tcPr>
                <w:tcW w:w="1000" w:type="pct"/>
                <w:gridSpan w:val="2"/>
                <w:shd w:val="clear" w:color="auto" w:fill="FFFFFF"/>
              </w:tcPr>
            </w:tcPrChange>
          </w:tcPr>
          <w:p w14:paraId="13B5BE6A" w14:textId="77777777" w:rsidR="00A72096" w:rsidRDefault="00A72096" w:rsidP="000F6D00">
            <w:pPr>
              <w:bidi/>
              <w:rPr>
                <w:noProof/>
                <w:sz w:val="19"/>
                <w:rtl/>
                <w:lang w:bidi="he-IL"/>
              </w:rPr>
            </w:pPr>
            <w:r>
              <w:rPr>
                <w:noProof/>
                <w:sz w:val="19"/>
                <w:rtl/>
                <w:lang w:bidi="he-IL"/>
              </w:rPr>
              <w:t>—</w:t>
            </w:r>
          </w:p>
        </w:tc>
        <w:tc>
          <w:tcPr>
            <w:tcW w:w="1000" w:type="pct"/>
            <w:shd w:val="clear" w:color="auto" w:fill="FFFFFF"/>
            <w:tcPrChange w:id="135" w:author="Mor Mitrani" w:date="2026-07-06T21:12:00Z" w16du:dateUtc="2026-07-06T18:12:00Z">
              <w:tcPr>
                <w:tcW w:w="1000" w:type="pct"/>
                <w:gridSpan w:val="2"/>
                <w:shd w:val="clear" w:color="auto" w:fill="FFFFFF"/>
              </w:tcPr>
            </w:tcPrChange>
          </w:tcPr>
          <w:p w14:paraId="3E569A1C" w14:textId="77777777" w:rsidR="00A72096" w:rsidRDefault="00A72096" w:rsidP="000F6D00">
            <w:pPr>
              <w:bidi/>
              <w:rPr>
                <w:noProof/>
                <w:sz w:val="19"/>
                <w:rtl/>
                <w:lang w:bidi="he-IL"/>
              </w:rPr>
            </w:pPr>
            <w:r>
              <w:rPr>
                <w:noProof/>
                <w:sz w:val="19"/>
                <w:rtl/>
                <w:lang w:bidi="he-IL"/>
              </w:rPr>
              <w:t>שחקן קיים — לבחון</w:t>
            </w:r>
          </w:p>
        </w:tc>
        <w:tc>
          <w:tcPr>
            <w:tcW w:w="1000" w:type="pct"/>
            <w:shd w:val="clear" w:color="auto" w:fill="FFFFFF"/>
            <w:tcPrChange w:id="136" w:author="Mor Mitrani" w:date="2026-07-06T21:12:00Z" w16du:dateUtc="2026-07-06T18:12:00Z">
              <w:tcPr>
                <w:tcW w:w="1000" w:type="pct"/>
                <w:gridSpan w:val="2"/>
                <w:shd w:val="clear" w:color="auto" w:fill="FFFFFF"/>
              </w:tcPr>
            </w:tcPrChange>
          </w:tcPr>
          <w:p w14:paraId="1B630774" w14:textId="77777777" w:rsidR="00A72096" w:rsidRDefault="00A72096" w:rsidP="000F6D00">
            <w:pPr>
              <w:bidi/>
              <w:rPr>
                <w:noProof/>
                <w:sz w:val="19"/>
                <w:rtl/>
                <w:lang w:bidi="he-IL"/>
              </w:rPr>
            </w:pPr>
          </w:p>
        </w:tc>
        <w:tc>
          <w:tcPr>
            <w:tcW w:w="999" w:type="pct"/>
            <w:shd w:val="clear" w:color="auto" w:fill="FFFFFF"/>
            <w:tcPrChange w:id="137" w:author="Mor Mitrani" w:date="2026-07-06T21:12:00Z" w16du:dateUtc="2026-07-06T18:12:00Z">
              <w:tcPr>
                <w:tcW w:w="999" w:type="pct"/>
                <w:gridSpan w:val="2"/>
                <w:shd w:val="clear" w:color="auto" w:fill="FFFFFF"/>
              </w:tcPr>
            </w:tcPrChange>
          </w:tcPr>
          <w:p w14:paraId="4121BA78" w14:textId="77777777" w:rsidR="00A72096" w:rsidRDefault="00A72096" w:rsidP="000F6D00">
            <w:pPr>
              <w:bidi/>
              <w:rPr>
                <w:noProof/>
                <w:lang w:bidi="he-IL"/>
              </w:rPr>
            </w:pPr>
            <w:commentRangeStart w:id="138"/>
            <w:r>
              <w:rPr>
                <w:noProof/>
                <w:sz w:val="19"/>
                <w:rtl/>
                <w:lang w:bidi="he-IL"/>
              </w:rPr>
              <w:t>מפת הטף</w:t>
            </w:r>
            <w:commentRangeEnd w:id="138"/>
            <w:r w:rsidR="00E0357F">
              <w:rPr>
                <w:rStyle w:val="CommentReference"/>
                <w:noProof/>
                <w:sz w:val="22"/>
                <w:szCs w:val="22"/>
                <w:lang w:bidi="he-IL"/>
              </w:rPr>
              <w:commentReference w:id="138"/>
            </w:r>
          </w:p>
        </w:tc>
      </w:tr>
      <w:tr w:rsidR="00A72096" w14:paraId="001C31F0" w14:textId="77777777" w:rsidTr="00E14299">
        <w:trPr>
          <w:trPrChange w:id="139" w:author="Mor Mitrani" w:date="2026-07-06T21:12:00Z" w16du:dateUtc="2026-07-06T18:12:00Z">
            <w:trPr>
              <w:gridAfter w:val="0"/>
              <w:jc w:val="right"/>
            </w:trPr>
          </w:trPrChange>
        </w:trPr>
        <w:tc>
          <w:tcPr>
            <w:tcW w:w="1001" w:type="pct"/>
            <w:shd w:val="clear" w:color="auto" w:fill="F7F9FC"/>
            <w:tcPrChange w:id="140" w:author="Mor Mitrani" w:date="2026-07-06T21:12:00Z" w16du:dateUtc="2026-07-06T18:12:00Z">
              <w:tcPr>
                <w:tcW w:w="1001" w:type="pct"/>
                <w:gridSpan w:val="2"/>
                <w:shd w:val="clear" w:color="auto" w:fill="F7F9FC"/>
              </w:tcPr>
            </w:tcPrChange>
          </w:tcPr>
          <w:p w14:paraId="1D62E4A5" w14:textId="77777777" w:rsidR="00A72096" w:rsidRDefault="00A72096" w:rsidP="000F6D00">
            <w:pPr>
              <w:bidi/>
              <w:rPr>
                <w:noProof/>
                <w:sz w:val="19"/>
                <w:rtl/>
                <w:lang w:bidi="he-IL"/>
              </w:rPr>
            </w:pPr>
            <w:r>
              <w:rPr>
                <w:noProof/>
                <w:sz w:val="19"/>
                <w:rtl/>
                <w:lang w:bidi="he-IL"/>
              </w:rPr>
              <w:t>נמוכה</w:t>
            </w:r>
          </w:p>
        </w:tc>
        <w:tc>
          <w:tcPr>
            <w:tcW w:w="1000" w:type="pct"/>
            <w:shd w:val="clear" w:color="auto" w:fill="F7F9FC"/>
            <w:tcPrChange w:id="141" w:author="Mor Mitrani" w:date="2026-07-06T21:12:00Z" w16du:dateUtc="2026-07-06T18:12:00Z">
              <w:tcPr>
                <w:tcW w:w="1000" w:type="pct"/>
                <w:gridSpan w:val="2"/>
                <w:shd w:val="clear" w:color="auto" w:fill="F7F9FC"/>
              </w:tcPr>
            </w:tcPrChange>
          </w:tcPr>
          <w:p w14:paraId="75EA3FFE" w14:textId="77777777" w:rsidR="00A72096" w:rsidRDefault="00A72096" w:rsidP="000F6D00">
            <w:pPr>
              <w:bidi/>
              <w:rPr>
                <w:noProof/>
                <w:sz w:val="19"/>
                <w:rtl/>
                <w:lang w:bidi="he-IL"/>
              </w:rPr>
            </w:pPr>
            <w:r>
              <w:rPr>
                <w:noProof/>
                <w:sz w:val="19"/>
                <w:rtl/>
                <w:lang w:bidi="he-IL"/>
              </w:rPr>
              <w:t>גבוהה</w:t>
            </w:r>
          </w:p>
        </w:tc>
        <w:tc>
          <w:tcPr>
            <w:tcW w:w="1000" w:type="pct"/>
            <w:shd w:val="clear" w:color="auto" w:fill="F7F9FC"/>
            <w:tcPrChange w:id="142" w:author="Mor Mitrani" w:date="2026-07-06T21:12:00Z" w16du:dateUtc="2026-07-06T18:12:00Z">
              <w:tcPr>
                <w:tcW w:w="1000" w:type="pct"/>
                <w:gridSpan w:val="2"/>
                <w:shd w:val="clear" w:color="auto" w:fill="F7F9FC"/>
              </w:tcPr>
            </w:tcPrChange>
          </w:tcPr>
          <w:p w14:paraId="36A5DA00" w14:textId="77777777" w:rsidR="00A72096" w:rsidRDefault="00A72096" w:rsidP="000F6D00">
            <w:pPr>
              <w:bidi/>
              <w:rPr>
                <w:noProof/>
                <w:sz w:val="19"/>
                <w:rtl/>
                <w:lang w:bidi="he-IL"/>
              </w:rPr>
            </w:pPr>
            <w:r>
              <w:rPr>
                <w:noProof/>
                <w:sz w:val="19"/>
                <w:rtl/>
                <w:lang w:bidi="he-IL"/>
              </w:rPr>
              <w:t>CSV להורדה</w:t>
            </w:r>
          </w:p>
        </w:tc>
        <w:tc>
          <w:tcPr>
            <w:tcW w:w="1000" w:type="pct"/>
            <w:shd w:val="clear" w:color="auto" w:fill="F7F9FC"/>
            <w:tcPrChange w:id="143" w:author="Mor Mitrani" w:date="2026-07-06T21:12:00Z" w16du:dateUtc="2026-07-06T18:12:00Z">
              <w:tcPr>
                <w:tcW w:w="1000" w:type="pct"/>
                <w:gridSpan w:val="2"/>
                <w:shd w:val="clear" w:color="auto" w:fill="F7F9FC"/>
              </w:tcPr>
            </w:tcPrChange>
          </w:tcPr>
          <w:p w14:paraId="13A90D0A" w14:textId="77777777" w:rsidR="00A72096" w:rsidRDefault="00A72096" w:rsidP="000F6D00">
            <w:pPr>
              <w:bidi/>
              <w:rPr>
                <w:noProof/>
                <w:sz w:val="19"/>
                <w:rtl/>
                <w:lang w:bidi="he-IL"/>
              </w:rPr>
            </w:pPr>
            <w:r>
              <w:fldChar w:fldCharType="begin"/>
            </w:r>
            <w:r>
              <w:instrText>HYPERLINK "https://parents.education.gov.il/prhnet/gov-education/kindergarten/search-daycare?csrt=2426452573895127263"</w:instrText>
            </w:r>
            <w:r>
              <w:fldChar w:fldCharType="separate"/>
            </w:r>
            <w:r>
              <w:rPr>
                <w:rStyle w:val="Hyperlink"/>
                <w:noProof/>
                <w:sz w:val="19"/>
                <w:rtl/>
                <w:lang w:bidi="he-IL"/>
              </w:rPr>
              <w:t>מעונות יום</w:t>
            </w:r>
            <w:r>
              <w:fldChar w:fldCharType="end"/>
            </w:r>
          </w:p>
        </w:tc>
        <w:tc>
          <w:tcPr>
            <w:tcW w:w="999" w:type="pct"/>
            <w:shd w:val="clear" w:color="auto" w:fill="F7F9FC"/>
            <w:tcPrChange w:id="144" w:author="Mor Mitrani" w:date="2026-07-06T21:12:00Z" w16du:dateUtc="2026-07-06T18:12:00Z">
              <w:tcPr>
                <w:tcW w:w="999" w:type="pct"/>
                <w:gridSpan w:val="2"/>
                <w:shd w:val="clear" w:color="auto" w:fill="F7F9FC"/>
              </w:tcPr>
            </w:tcPrChange>
          </w:tcPr>
          <w:p w14:paraId="576606B5" w14:textId="77777777" w:rsidR="00A72096" w:rsidRDefault="00A72096" w:rsidP="000F6D00">
            <w:pPr>
              <w:bidi/>
              <w:rPr>
                <w:noProof/>
                <w:lang w:bidi="he-IL"/>
              </w:rPr>
            </w:pPr>
            <w:r>
              <w:rPr>
                <w:noProof/>
                <w:sz w:val="19"/>
                <w:rtl/>
                <w:lang w:bidi="he-IL"/>
              </w:rPr>
              <w:t>משרד החינוך</w:t>
            </w:r>
          </w:p>
        </w:tc>
      </w:tr>
      <w:tr w:rsidR="00A72096" w14:paraId="2CD05EC6" w14:textId="77777777" w:rsidTr="00E14299">
        <w:trPr>
          <w:trPrChange w:id="145" w:author="Mor Mitrani" w:date="2026-07-06T21:12:00Z" w16du:dateUtc="2026-07-06T18:12:00Z">
            <w:trPr>
              <w:gridAfter w:val="0"/>
              <w:jc w:val="right"/>
            </w:trPr>
          </w:trPrChange>
        </w:trPr>
        <w:tc>
          <w:tcPr>
            <w:tcW w:w="1001" w:type="pct"/>
            <w:shd w:val="clear" w:color="auto" w:fill="F7F9FC"/>
            <w:tcPrChange w:id="146" w:author="Mor Mitrani" w:date="2026-07-06T21:12:00Z" w16du:dateUtc="2026-07-06T18:12:00Z">
              <w:tcPr>
                <w:tcW w:w="1001" w:type="pct"/>
                <w:gridSpan w:val="2"/>
                <w:shd w:val="clear" w:color="auto" w:fill="F7F9FC"/>
              </w:tcPr>
            </w:tcPrChange>
          </w:tcPr>
          <w:p w14:paraId="6BB6B336" w14:textId="5488F389" w:rsidR="00A72096" w:rsidRDefault="00A72096" w:rsidP="000F6D00">
            <w:pPr>
              <w:bidi/>
              <w:rPr>
                <w:noProof/>
                <w:sz w:val="19"/>
                <w:rtl/>
              </w:rPr>
            </w:pPr>
            <w:r>
              <w:rPr>
                <w:noProof/>
                <w:sz w:val="19"/>
                <w:rtl/>
                <w:lang w:bidi="he-IL"/>
              </w:rPr>
              <w:t>לא ידוע</w:t>
            </w:r>
          </w:p>
        </w:tc>
        <w:tc>
          <w:tcPr>
            <w:tcW w:w="1000" w:type="pct"/>
            <w:shd w:val="clear" w:color="auto" w:fill="F7F9FC"/>
            <w:tcPrChange w:id="147" w:author="Mor Mitrani" w:date="2026-07-06T21:12:00Z" w16du:dateUtc="2026-07-06T18:12:00Z">
              <w:tcPr>
                <w:tcW w:w="1000" w:type="pct"/>
                <w:gridSpan w:val="2"/>
                <w:shd w:val="clear" w:color="auto" w:fill="F7F9FC"/>
              </w:tcPr>
            </w:tcPrChange>
          </w:tcPr>
          <w:p w14:paraId="5B061FB8" w14:textId="45A19E5F" w:rsidR="00A72096" w:rsidRDefault="00A72096" w:rsidP="000F6D00">
            <w:pPr>
              <w:bidi/>
              <w:rPr>
                <w:noProof/>
                <w:sz w:val="19"/>
                <w:rtl/>
              </w:rPr>
            </w:pPr>
            <w:r>
              <w:rPr>
                <w:noProof/>
                <w:sz w:val="19"/>
                <w:rtl/>
                <w:lang w:bidi="he-IL"/>
              </w:rPr>
              <w:t>גבוהה</w:t>
            </w:r>
          </w:p>
        </w:tc>
        <w:tc>
          <w:tcPr>
            <w:tcW w:w="1000" w:type="pct"/>
            <w:shd w:val="clear" w:color="auto" w:fill="F7F9FC"/>
            <w:tcPrChange w:id="148" w:author="Mor Mitrani" w:date="2026-07-06T21:12:00Z" w16du:dateUtc="2026-07-06T18:12:00Z">
              <w:tcPr>
                <w:tcW w:w="1000" w:type="pct"/>
                <w:gridSpan w:val="2"/>
                <w:shd w:val="clear" w:color="auto" w:fill="F7F9FC"/>
              </w:tcPr>
            </w:tcPrChange>
          </w:tcPr>
          <w:p w14:paraId="14FBAE7D" w14:textId="6504A2C8" w:rsidR="00A72096" w:rsidRDefault="00A72096" w:rsidP="000F6D00">
            <w:pPr>
              <w:bidi/>
              <w:rPr>
                <w:noProof/>
                <w:sz w:val="19"/>
                <w:rtl/>
              </w:rPr>
            </w:pPr>
            <w:r>
              <w:rPr>
                <w:noProof/>
                <w:sz w:val="19"/>
                <w:rtl/>
                <w:lang w:bidi="he-IL"/>
              </w:rPr>
              <w:t>לא ברור</w:t>
            </w:r>
          </w:p>
        </w:tc>
        <w:tc>
          <w:tcPr>
            <w:tcW w:w="1000" w:type="pct"/>
            <w:shd w:val="clear" w:color="auto" w:fill="F7F9FC"/>
            <w:tcPrChange w:id="149" w:author="Mor Mitrani" w:date="2026-07-06T21:12:00Z" w16du:dateUtc="2026-07-06T18:12:00Z">
              <w:tcPr>
                <w:tcW w:w="1000" w:type="pct"/>
                <w:gridSpan w:val="2"/>
                <w:shd w:val="clear" w:color="auto" w:fill="F7F9FC"/>
              </w:tcPr>
            </w:tcPrChange>
          </w:tcPr>
          <w:p w14:paraId="1661A051" w14:textId="6ED5321C" w:rsidR="00A72096" w:rsidRDefault="00A72096" w:rsidP="000F6D00">
            <w:pPr>
              <w:bidi/>
              <w:rPr>
                <w:noProof/>
              </w:rPr>
            </w:pPr>
            <w:r>
              <w:fldChar w:fldCharType="begin"/>
            </w:r>
            <w:r>
              <w:instrText>HYPERLINK "https://daycareclasssearch.labor.gov.il/"</w:instrText>
            </w:r>
            <w:r>
              <w:fldChar w:fldCharType="separate"/>
            </w:r>
            <w:r>
              <w:rPr>
                <w:rStyle w:val="Hyperlink"/>
                <w:noProof/>
                <w:sz w:val="19"/>
                <w:rtl/>
                <w:lang w:bidi="he-IL"/>
              </w:rPr>
              <w:t>מעונות ומשפחתונים</w:t>
            </w:r>
            <w:r>
              <w:fldChar w:fldCharType="end"/>
            </w:r>
          </w:p>
        </w:tc>
        <w:tc>
          <w:tcPr>
            <w:tcW w:w="999" w:type="pct"/>
            <w:shd w:val="clear" w:color="auto" w:fill="F7F9FC"/>
            <w:tcPrChange w:id="150" w:author="Mor Mitrani" w:date="2026-07-06T21:12:00Z" w16du:dateUtc="2026-07-06T18:12:00Z">
              <w:tcPr>
                <w:tcW w:w="999" w:type="pct"/>
                <w:gridSpan w:val="2"/>
                <w:shd w:val="clear" w:color="auto" w:fill="F7F9FC"/>
              </w:tcPr>
            </w:tcPrChange>
          </w:tcPr>
          <w:p w14:paraId="3A501207" w14:textId="227910E4" w:rsidR="00A72096" w:rsidRDefault="00A72096" w:rsidP="000F6D00">
            <w:pPr>
              <w:bidi/>
              <w:rPr>
                <w:noProof/>
                <w:sz w:val="19"/>
                <w:rtl/>
              </w:rPr>
            </w:pPr>
            <w:r>
              <w:rPr>
                <w:noProof/>
                <w:sz w:val="19"/>
                <w:rtl/>
                <w:lang w:bidi="he-IL"/>
              </w:rPr>
              <w:t>זרוע העבודה</w:t>
            </w:r>
          </w:p>
        </w:tc>
      </w:tr>
      <w:tr w:rsidR="00A72096" w14:paraId="62863AD4" w14:textId="77777777" w:rsidTr="00E14299">
        <w:trPr>
          <w:trPrChange w:id="151" w:author="Mor Mitrani" w:date="2026-07-06T21:12:00Z" w16du:dateUtc="2026-07-06T18:12:00Z">
            <w:trPr>
              <w:gridAfter w:val="0"/>
              <w:jc w:val="right"/>
            </w:trPr>
          </w:trPrChange>
        </w:trPr>
        <w:tc>
          <w:tcPr>
            <w:tcW w:w="1001" w:type="pct"/>
            <w:shd w:val="clear" w:color="auto" w:fill="F7F9FC"/>
            <w:tcPrChange w:id="152" w:author="Mor Mitrani" w:date="2026-07-06T21:12:00Z" w16du:dateUtc="2026-07-06T18:12:00Z">
              <w:tcPr>
                <w:tcW w:w="1001" w:type="pct"/>
                <w:gridSpan w:val="2"/>
                <w:shd w:val="clear" w:color="auto" w:fill="F7F9FC"/>
              </w:tcPr>
            </w:tcPrChange>
          </w:tcPr>
          <w:p w14:paraId="30A3195D" w14:textId="77777777" w:rsidR="00A72096" w:rsidRDefault="00A72096" w:rsidP="000F6D00">
            <w:pPr>
              <w:bidi/>
              <w:rPr>
                <w:noProof/>
                <w:sz w:val="19"/>
                <w:rtl/>
              </w:rPr>
            </w:pPr>
          </w:p>
        </w:tc>
        <w:tc>
          <w:tcPr>
            <w:tcW w:w="1000" w:type="pct"/>
            <w:shd w:val="clear" w:color="auto" w:fill="F7F9FC"/>
            <w:tcPrChange w:id="153" w:author="Mor Mitrani" w:date="2026-07-06T21:12:00Z" w16du:dateUtc="2026-07-06T18:12:00Z">
              <w:tcPr>
                <w:tcW w:w="1000" w:type="pct"/>
                <w:gridSpan w:val="2"/>
                <w:shd w:val="clear" w:color="auto" w:fill="F7F9FC"/>
              </w:tcPr>
            </w:tcPrChange>
          </w:tcPr>
          <w:p w14:paraId="7C10DD7F" w14:textId="77777777" w:rsidR="00A72096" w:rsidRDefault="00A72096" w:rsidP="000F6D00">
            <w:pPr>
              <w:bidi/>
              <w:rPr>
                <w:noProof/>
                <w:sz w:val="19"/>
                <w:rtl/>
              </w:rPr>
            </w:pPr>
          </w:p>
        </w:tc>
        <w:tc>
          <w:tcPr>
            <w:tcW w:w="1000" w:type="pct"/>
            <w:shd w:val="clear" w:color="auto" w:fill="F7F9FC"/>
            <w:tcPrChange w:id="154" w:author="Mor Mitrani" w:date="2026-07-06T21:12:00Z" w16du:dateUtc="2026-07-06T18:12:00Z">
              <w:tcPr>
                <w:tcW w:w="1000" w:type="pct"/>
                <w:gridSpan w:val="2"/>
                <w:shd w:val="clear" w:color="auto" w:fill="F7F9FC"/>
              </w:tcPr>
            </w:tcPrChange>
          </w:tcPr>
          <w:p w14:paraId="2E0E53BD" w14:textId="01E92885" w:rsidR="00A72096" w:rsidRDefault="00A72096" w:rsidP="000F6D00">
            <w:pPr>
              <w:bidi/>
              <w:rPr>
                <w:noProof/>
                <w:sz w:val="19"/>
                <w:rtl/>
              </w:rPr>
            </w:pPr>
            <w:r>
              <w:rPr>
                <w:noProof/>
                <w:sz w:val="19"/>
                <w:rtl/>
                <w:lang w:bidi="he-IL"/>
              </w:rPr>
              <w:t>PDF</w:t>
            </w:r>
            <w:r>
              <w:rPr>
                <w:rFonts w:hint="cs"/>
                <w:noProof/>
                <w:sz w:val="19"/>
                <w:rtl/>
                <w:lang w:bidi="he-IL"/>
              </w:rPr>
              <w:t xml:space="preserve"> להורדה</w:t>
            </w:r>
          </w:p>
        </w:tc>
        <w:tc>
          <w:tcPr>
            <w:tcW w:w="1000" w:type="pct"/>
            <w:shd w:val="clear" w:color="auto" w:fill="F7F9FC"/>
            <w:tcPrChange w:id="155" w:author="Mor Mitrani" w:date="2026-07-06T21:12:00Z" w16du:dateUtc="2026-07-06T18:12:00Z">
              <w:tcPr>
                <w:tcW w:w="1000" w:type="pct"/>
                <w:gridSpan w:val="2"/>
                <w:shd w:val="clear" w:color="auto" w:fill="F7F9FC"/>
              </w:tcPr>
            </w:tcPrChange>
          </w:tcPr>
          <w:p w14:paraId="76AF4436" w14:textId="5BAC9321" w:rsidR="00A72096" w:rsidRDefault="00A72096" w:rsidP="000F6D00">
            <w:pPr>
              <w:bidi/>
              <w:rPr>
                <w:noProof/>
              </w:rPr>
            </w:pPr>
            <w:r>
              <w:fldChar w:fldCharType="begin"/>
            </w:r>
            <w:r>
              <w:instrText>HYPERLINK "https://www.gov.il/he/pages/rehab-day-care-list"</w:instrText>
            </w:r>
            <w:r>
              <w:fldChar w:fldCharType="separate"/>
            </w:r>
            <w:r>
              <w:rPr>
                <w:rStyle w:val="Hyperlink"/>
                <w:noProof/>
                <w:sz w:val="19"/>
                <w:rtl/>
                <w:lang w:bidi="he-IL"/>
              </w:rPr>
              <w:t>מעונות יום שיקומיים</w:t>
            </w:r>
            <w:r>
              <w:fldChar w:fldCharType="end"/>
            </w:r>
          </w:p>
        </w:tc>
        <w:tc>
          <w:tcPr>
            <w:tcW w:w="999" w:type="pct"/>
            <w:shd w:val="clear" w:color="auto" w:fill="F7F9FC"/>
            <w:tcPrChange w:id="156" w:author="Mor Mitrani" w:date="2026-07-06T21:12:00Z" w16du:dateUtc="2026-07-06T18:12:00Z">
              <w:tcPr>
                <w:tcW w:w="999" w:type="pct"/>
                <w:gridSpan w:val="2"/>
                <w:shd w:val="clear" w:color="auto" w:fill="F7F9FC"/>
              </w:tcPr>
            </w:tcPrChange>
          </w:tcPr>
          <w:p w14:paraId="3CD8C18E" w14:textId="6099C4FF" w:rsidR="00A72096" w:rsidRDefault="00A72096" w:rsidP="000F6D00">
            <w:pPr>
              <w:bidi/>
              <w:rPr>
                <w:noProof/>
                <w:sz w:val="19"/>
                <w:rtl/>
              </w:rPr>
            </w:pPr>
            <w:r>
              <w:rPr>
                <w:rFonts w:hint="cs"/>
                <w:noProof/>
                <w:sz w:val="19"/>
                <w:rtl/>
                <w:lang w:bidi="he-IL"/>
              </w:rPr>
              <w:t>משרד הבריאות</w:t>
            </w:r>
          </w:p>
        </w:tc>
      </w:tr>
      <w:tr w:rsidR="00A72096" w14:paraId="1F8C131D" w14:textId="77777777" w:rsidTr="00E14299">
        <w:trPr>
          <w:trPrChange w:id="157" w:author="Mor Mitrani" w:date="2026-07-06T21:12:00Z" w16du:dateUtc="2026-07-06T18:12:00Z">
            <w:trPr>
              <w:gridAfter w:val="0"/>
              <w:jc w:val="right"/>
            </w:trPr>
          </w:trPrChange>
        </w:trPr>
        <w:tc>
          <w:tcPr>
            <w:tcW w:w="1001" w:type="pct"/>
            <w:shd w:val="clear" w:color="auto" w:fill="FFFFFF"/>
            <w:tcPrChange w:id="158" w:author="Mor Mitrani" w:date="2026-07-06T21:12:00Z" w16du:dateUtc="2026-07-06T18:12:00Z">
              <w:tcPr>
                <w:tcW w:w="1001" w:type="pct"/>
                <w:gridSpan w:val="2"/>
                <w:shd w:val="clear" w:color="auto" w:fill="FFFFFF"/>
              </w:tcPr>
            </w:tcPrChange>
          </w:tcPr>
          <w:p w14:paraId="2987F022" w14:textId="77777777" w:rsidR="00A72096" w:rsidRDefault="00A72096" w:rsidP="000F6D00">
            <w:pPr>
              <w:bidi/>
              <w:rPr>
                <w:noProof/>
                <w:sz w:val="19"/>
                <w:rtl/>
                <w:lang w:bidi="he-IL"/>
              </w:rPr>
            </w:pPr>
            <w:r>
              <w:rPr>
                <w:noProof/>
                <w:sz w:val="19"/>
                <w:rtl/>
                <w:lang w:bidi="he-IL"/>
              </w:rPr>
              <w:t>נמוכה</w:t>
            </w:r>
          </w:p>
        </w:tc>
        <w:tc>
          <w:tcPr>
            <w:tcW w:w="1000" w:type="pct"/>
            <w:shd w:val="clear" w:color="auto" w:fill="FFFFFF"/>
            <w:tcPrChange w:id="159" w:author="Mor Mitrani" w:date="2026-07-06T21:12:00Z" w16du:dateUtc="2026-07-06T18:12:00Z">
              <w:tcPr>
                <w:tcW w:w="1000" w:type="pct"/>
                <w:gridSpan w:val="2"/>
                <w:shd w:val="clear" w:color="auto" w:fill="FFFFFF"/>
              </w:tcPr>
            </w:tcPrChange>
          </w:tcPr>
          <w:p w14:paraId="5F140BEF" w14:textId="77777777" w:rsidR="00A72096" w:rsidRDefault="00A72096" w:rsidP="000F6D00">
            <w:pPr>
              <w:bidi/>
              <w:rPr>
                <w:noProof/>
                <w:sz w:val="19"/>
                <w:rtl/>
                <w:lang w:bidi="he-IL"/>
              </w:rPr>
            </w:pPr>
            <w:r>
              <w:rPr>
                <w:noProof/>
                <w:sz w:val="19"/>
                <w:rtl/>
                <w:lang w:bidi="he-IL"/>
              </w:rPr>
              <w:t>בינונית</w:t>
            </w:r>
          </w:p>
        </w:tc>
        <w:tc>
          <w:tcPr>
            <w:tcW w:w="1000" w:type="pct"/>
            <w:shd w:val="clear" w:color="auto" w:fill="FFFFFF"/>
            <w:tcPrChange w:id="160" w:author="Mor Mitrani" w:date="2026-07-06T21:12:00Z" w16du:dateUtc="2026-07-06T18:12:00Z">
              <w:tcPr>
                <w:tcW w:w="1000" w:type="pct"/>
                <w:gridSpan w:val="2"/>
                <w:shd w:val="clear" w:color="auto" w:fill="FFFFFF"/>
              </w:tcPr>
            </w:tcPrChange>
          </w:tcPr>
          <w:p w14:paraId="1F1AC9E2" w14:textId="77777777" w:rsidR="00A72096" w:rsidRDefault="00A72096" w:rsidP="000F6D00">
            <w:pPr>
              <w:bidi/>
              <w:rPr>
                <w:noProof/>
                <w:sz w:val="19"/>
                <w:rtl/>
                <w:lang w:bidi="he-IL"/>
              </w:rPr>
            </w:pPr>
            <w:r>
              <w:rPr>
                <w:noProof/>
                <w:sz w:val="19"/>
                <w:rtl/>
                <w:lang w:bidi="he-IL"/>
              </w:rPr>
              <w:t>API רשמי</w:t>
            </w:r>
          </w:p>
        </w:tc>
        <w:tc>
          <w:tcPr>
            <w:tcW w:w="1000" w:type="pct"/>
            <w:shd w:val="clear" w:color="auto" w:fill="FFFFFF"/>
            <w:tcPrChange w:id="161" w:author="Mor Mitrani" w:date="2026-07-06T21:12:00Z" w16du:dateUtc="2026-07-06T18:12:00Z">
              <w:tcPr>
                <w:tcW w:w="1000" w:type="pct"/>
                <w:gridSpan w:val="2"/>
                <w:shd w:val="clear" w:color="auto" w:fill="FFFFFF"/>
              </w:tcPr>
            </w:tcPrChange>
          </w:tcPr>
          <w:p w14:paraId="61BFB8D1" w14:textId="77777777" w:rsidR="00A72096" w:rsidRDefault="00A72096" w:rsidP="000F6D00">
            <w:pPr>
              <w:bidi/>
              <w:rPr>
                <w:noProof/>
                <w:sz w:val="19"/>
                <w:rtl/>
                <w:lang w:bidi="he-IL"/>
              </w:rPr>
            </w:pPr>
          </w:p>
        </w:tc>
        <w:tc>
          <w:tcPr>
            <w:tcW w:w="999" w:type="pct"/>
            <w:shd w:val="clear" w:color="auto" w:fill="FFFFFF"/>
            <w:tcPrChange w:id="162" w:author="Mor Mitrani" w:date="2026-07-06T21:12:00Z" w16du:dateUtc="2026-07-06T18:12:00Z">
              <w:tcPr>
                <w:tcW w:w="999" w:type="pct"/>
                <w:gridSpan w:val="2"/>
                <w:shd w:val="clear" w:color="auto" w:fill="FFFFFF"/>
              </w:tcPr>
            </w:tcPrChange>
          </w:tcPr>
          <w:p w14:paraId="13222257" w14:textId="77777777" w:rsidR="00A72096" w:rsidRDefault="00A72096" w:rsidP="000F6D00">
            <w:pPr>
              <w:bidi/>
              <w:rPr>
                <w:noProof/>
                <w:lang w:bidi="he-IL"/>
              </w:rPr>
            </w:pPr>
            <w:r>
              <w:rPr>
                <w:noProof/>
                <w:sz w:val="19"/>
                <w:rtl/>
                <w:lang w:bidi="he-IL"/>
              </w:rPr>
              <w:t>Google Places</w:t>
            </w:r>
          </w:p>
        </w:tc>
      </w:tr>
      <w:tr w:rsidR="00A72096" w14:paraId="06FEF7CB" w14:textId="77777777" w:rsidTr="00E14299">
        <w:trPr>
          <w:trPrChange w:id="163" w:author="Mor Mitrani" w:date="2026-07-06T21:12:00Z" w16du:dateUtc="2026-07-06T18:12:00Z">
            <w:trPr>
              <w:gridAfter w:val="0"/>
              <w:jc w:val="right"/>
            </w:trPr>
          </w:trPrChange>
        </w:trPr>
        <w:tc>
          <w:tcPr>
            <w:tcW w:w="1001" w:type="pct"/>
            <w:shd w:val="clear" w:color="auto" w:fill="FFFFFF"/>
            <w:tcPrChange w:id="164" w:author="Mor Mitrani" w:date="2026-07-06T21:12:00Z" w16du:dateUtc="2026-07-06T18:12:00Z">
              <w:tcPr>
                <w:tcW w:w="1001" w:type="pct"/>
                <w:gridSpan w:val="2"/>
                <w:shd w:val="clear" w:color="auto" w:fill="FFFFFF"/>
              </w:tcPr>
            </w:tcPrChange>
          </w:tcPr>
          <w:p w14:paraId="515FBCBB" w14:textId="77777777" w:rsidR="00A72096" w:rsidRDefault="00A72096" w:rsidP="000F6D00">
            <w:pPr>
              <w:bidi/>
              <w:rPr>
                <w:noProof/>
                <w:sz w:val="19"/>
                <w:rtl/>
                <w:lang w:bidi="he-IL"/>
              </w:rPr>
            </w:pPr>
            <w:r>
              <w:rPr>
                <w:noProof/>
                <w:sz w:val="19"/>
                <w:rtl/>
                <w:lang w:bidi="he-IL"/>
              </w:rPr>
              <w:t>גבוהה</w:t>
            </w:r>
          </w:p>
        </w:tc>
        <w:tc>
          <w:tcPr>
            <w:tcW w:w="1000" w:type="pct"/>
            <w:shd w:val="clear" w:color="auto" w:fill="FFFFFF"/>
            <w:tcPrChange w:id="165" w:author="Mor Mitrani" w:date="2026-07-06T21:12:00Z" w16du:dateUtc="2026-07-06T18:12:00Z">
              <w:tcPr>
                <w:tcW w:w="1000" w:type="pct"/>
                <w:gridSpan w:val="2"/>
                <w:shd w:val="clear" w:color="auto" w:fill="FFFFFF"/>
              </w:tcPr>
            </w:tcPrChange>
          </w:tcPr>
          <w:p w14:paraId="60D84433" w14:textId="77777777" w:rsidR="00A72096" w:rsidRDefault="00A72096" w:rsidP="000F6D00">
            <w:pPr>
              <w:bidi/>
              <w:rPr>
                <w:noProof/>
                <w:sz w:val="19"/>
                <w:rtl/>
                <w:lang w:bidi="he-IL"/>
              </w:rPr>
            </w:pPr>
            <w:r>
              <w:rPr>
                <w:noProof/>
                <w:sz w:val="19"/>
                <w:rtl/>
                <w:lang w:bidi="he-IL"/>
              </w:rPr>
              <w:t>משתנה</w:t>
            </w:r>
          </w:p>
        </w:tc>
        <w:tc>
          <w:tcPr>
            <w:tcW w:w="1000" w:type="pct"/>
            <w:shd w:val="clear" w:color="auto" w:fill="FFFFFF"/>
            <w:tcPrChange w:id="166" w:author="Mor Mitrani" w:date="2026-07-06T21:12:00Z" w16du:dateUtc="2026-07-06T18:12:00Z">
              <w:tcPr>
                <w:tcW w:w="1000" w:type="pct"/>
                <w:gridSpan w:val="2"/>
                <w:shd w:val="clear" w:color="auto" w:fill="FFFFFF"/>
              </w:tcPr>
            </w:tcPrChange>
          </w:tcPr>
          <w:p w14:paraId="63BD3270" w14:textId="5EDAC3F1" w:rsidR="00A72096" w:rsidRDefault="00EB45E5" w:rsidP="000F6D00">
            <w:pPr>
              <w:bidi/>
              <w:rPr>
                <w:noProof/>
                <w:sz w:val="19"/>
                <w:rtl/>
                <w:lang w:bidi="he-IL"/>
              </w:rPr>
            </w:pPr>
            <w:ins w:id="167" w:author="Mor Mitrani" w:date="2026-07-06T21:21:00Z" w16du:dateUtc="2026-07-06T18:21:00Z">
              <w:r>
                <w:rPr>
                  <w:rtl/>
                </w:rPr>
                <w:t>איסוף מידע ממקורות פתוחים, בכפוף לבדיקה משפטית של תנאי השימוש בכל מקור</w:t>
              </w:r>
              <w:r>
                <w:t>.</w:t>
              </w:r>
            </w:ins>
            <w:del w:id="168" w:author="Mor Mitrani" w:date="2026-07-06T21:21:00Z" w16du:dateUtc="2026-07-06T18:21:00Z">
              <w:r w:rsidR="00A72096" w:rsidDel="00EB45E5">
                <w:rPr>
                  <w:noProof/>
                  <w:sz w:val="19"/>
                  <w:rtl/>
                  <w:lang w:bidi="he-IL"/>
                </w:rPr>
                <w:delText>Scraping</w:delText>
              </w:r>
            </w:del>
          </w:p>
        </w:tc>
        <w:tc>
          <w:tcPr>
            <w:tcW w:w="1000" w:type="pct"/>
            <w:shd w:val="clear" w:color="auto" w:fill="FFFFFF"/>
            <w:tcPrChange w:id="169" w:author="Mor Mitrani" w:date="2026-07-06T21:12:00Z" w16du:dateUtc="2026-07-06T18:12:00Z">
              <w:tcPr>
                <w:tcW w:w="1000" w:type="pct"/>
                <w:gridSpan w:val="2"/>
                <w:shd w:val="clear" w:color="auto" w:fill="FFFFFF"/>
              </w:tcPr>
            </w:tcPrChange>
          </w:tcPr>
          <w:p w14:paraId="6C44F1B0" w14:textId="77777777" w:rsidR="00A72096" w:rsidRDefault="00A72096" w:rsidP="000F6D00">
            <w:pPr>
              <w:bidi/>
              <w:rPr>
                <w:noProof/>
                <w:sz w:val="19"/>
                <w:rtl/>
                <w:lang w:bidi="he-IL"/>
              </w:rPr>
            </w:pPr>
          </w:p>
        </w:tc>
        <w:tc>
          <w:tcPr>
            <w:tcW w:w="999" w:type="pct"/>
            <w:shd w:val="clear" w:color="auto" w:fill="FFFFFF"/>
            <w:tcPrChange w:id="170" w:author="Mor Mitrani" w:date="2026-07-06T21:12:00Z" w16du:dateUtc="2026-07-06T18:12:00Z">
              <w:tcPr>
                <w:tcW w:w="999" w:type="pct"/>
                <w:gridSpan w:val="2"/>
                <w:shd w:val="clear" w:color="auto" w:fill="FFFFFF"/>
              </w:tcPr>
            </w:tcPrChange>
          </w:tcPr>
          <w:p w14:paraId="2BF8E892" w14:textId="77777777" w:rsidR="00A72096" w:rsidRDefault="00A72096" w:rsidP="000F6D00">
            <w:pPr>
              <w:bidi/>
              <w:rPr>
                <w:noProof/>
                <w:lang w:bidi="he-IL"/>
              </w:rPr>
            </w:pPr>
            <w:r>
              <w:rPr>
                <w:noProof/>
                <w:sz w:val="19"/>
                <w:rtl/>
                <w:lang w:bidi="he-IL"/>
              </w:rPr>
              <w:t>אתרי רשויות</w:t>
            </w:r>
          </w:p>
        </w:tc>
      </w:tr>
      <w:tr w:rsidR="00A72096" w14:paraId="0F358ED6" w14:textId="77777777" w:rsidTr="00E14299">
        <w:trPr>
          <w:trPrChange w:id="171" w:author="Mor Mitrani" w:date="2026-07-06T21:12:00Z" w16du:dateUtc="2026-07-06T18:12:00Z">
            <w:trPr>
              <w:gridAfter w:val="0"/>
              <w:jc w:val="right"/>
            </w:trPr>
          </w:trPrChange>
        </w:trPr>
        <w:tc>
          <w:tcPr>
            <w:tcW w:w="1001" w:type="pct"/>
            <w:shd w:val="clear" w:color="auto" w:fill="F7F9FC"/>
            <w:tcPrChange w:id="172" w:author="Mor Mitrani" w:date="2026-07-06T21:12:00Z" w16du:dateUtc="2026-07-06T18:12:00Z">
              <w:tcPr>
                <w:tcW w:w="1001" w:type="pct"/>
                <w:gridSpan w:val="2"/>
                <w:shd w:val="clear" w:color="auto" w:fill="F7F9FC"/>
              </w:tcPr>
            </w:tcPrChange>
          </w:tcPr>
          <w:p w14:paraId="58954957" w14:textId="622908A0" w:rsidR="00A72096" w:rsidRDefault="00E0357F" w:rsidP="000F6D00">
            <w:pPr>
              <w:bidi/>
              <w:rPr>
                <w:noProof/>
                <w:sz w:val="19"/>
                <w:rtl/>
                <w:lang w:bidi="he-IL"/>
              </w:rPr>
            </w:pPr>
            <w:ins w:id="173" w:author="Mor Mitrani" w:date="2026-07-06T20:55:00Z" w16du:dateUtc="2026-07-06T17:55:00Z">
              <w:r>
                <w:rPr>
                  <w:rFonts w:hint="cs"/>
                  <w:noProof/>
                  <w:sz w:val="19"/>
                  <w:rtl/>
                  <w:lang w:bidi="he-IL"/>
                </w:rPr>
                <w:t>בינונית</w:t>
              </w:r>
            </w:ins>
          </w:p>
        </w:tc>
        <w:tc>
          <w:tcPr>
            <w:tcW w:w="1000" w:type="pct"/>
            <w:shd w:val="clear" w:color="auto" w:fill="F7F9FC"/>
            <w:tcPrChange w:id="174" w:author="Mor Mitrani" w:date="2026-07-06T21:12:00Z" w16du:dateUtc="2026-07-06T18:12:00Z">
              <w:tcPr>
                <w:tcW w:w="1000" w:type="pct"/>
                <w:gridSpan w:val="2"/>
                <w:shd w:val="clear" w:color="auto" w:fill="F7F9FC"/>
              </w:tcPr>
            </w:tcPrChange>
          </w:tcPr>
          <w:p w14:paraId="722B6B24" w14:textId="263F8B5A" w:rsidR="00A72096" w:rsidRDefault="00E0357F" w:rsidP="000F6D00">
            <w:pPr>
              <w:bidi/>
              <w:rPr>
                <w:noProof/>
                <w:sz w:val="19"/>
                <w:rtl/>
                <w:lang w:bidi="he-IL"/>
              </w:rPr>
            </w:pPr>
            <w:ins w:id="175" w:author="Mor Mitrani" w:date="2026-07-06T20:55:00Z" w16du:dateUtc="2026-07-06T17:55:00Z">
              <w:r>
                <w:rPr>
                  <w:rFonts w:hint="cs"/>
                  <w:noProof/>
                  <w:sz w:val="19"/>
                  <w:rtl/>
                  <w:lang w:bidi="he-IL"/>
                </w:rPr>
                <w:t>משתנה</w:t>
              </w:r>
            </w:ins>
          </w:p>
        </w:tc>
        <w:tc>
          <w:tcPr>
            <w:tcW w:w="1000" w:type="pct"/>
            <w:shd w:val="clear" w:color="auto" w:fill="F7F9FC"/>
            <w:tcPrChange w:id="176" w:author="Mor Mitrani" w:date="2026-07-06T21:12:00Z" w16du:dateUtc="2026-07-06T18:12:00Z">
              <w:tcPr>
                <w:tcW w:w="1000" w:type="pct"/>
                <w:gridSpan w:val="2"/>
                <w:shd w:val="clear" w:color="auto" w:fill="F7F9FC"/>
              </w:tcPr>
            </w:tcPrChange>
          </w:tcPr>
          <w:p w14:paraId="06BA2A6F" w14:textId="040102E7" w:rsidR="00A72096" w:rsidRDefault="00EB45E5" w:rsidP="000F6D00">
            <w:pPr>
              <w:bidi/>
              <w:rPr>
                <w:noProof/>
                <w:sz w:val="19"/>
                <w:rtl/>
                <w:lang w:bidi="he-IL"/>
              </w:rPr>
            </w:pPr>
            <w:ins w:id="177" w:author="Mor Mitrani" w:date="2026-07-06T21:21:00Z" w16du:dateUtc="2026-07-06T18:21:00Z">
              <w:r>
                <w:rPr>
                  <w:rtl/>
                </w:rPr>
                <w:t>איסוף מידע ממקורות פתוחים, בכפוף לבדיקה משפטית של תנאי השימוש בכל מקור</w:t>
              </w:r>
              <w:r>
                <w:t>.</w:t>
              </w:r>
            </w:ins>
          </w:p>
        </w:tc>
        <w:tc>
          <w:tcPr>
            <w:tcW w:w="1000" w:type="pct"/>
            <w:shd w:val="clear" w:color="auto" w:fill="F7F9FC"/>
            <w:tcPrChange w:id="178" w:author="Mor Mitrani" w:date="2026-07-06T21:12:00Z" w16du:dateUtc="2026-07-06T18:12:00Z">
              <w:tcPr>
                <w:tcW w:w="1000" w:type="pct"/>
                <w:gridSpan w:val="2"/>
                <w:shd w:val="clear" w:color="auto" w:fill="F7F9FC"/>
              </w:tcPr>
            </w:tcPrChange>
          </w:tcPr>
          <w:p w14:paraId="2EFA9C99" w14:textId="328E333D" w:rsidR="00A72096" w:rsidRDefault="00A72096" w:rsidP="000F6D00">
            <w:pPr>
              <w:bidi/>
              <w:rPr>
                <w:noProof/>
                <w:sz w:val="19"/>
                <w:rtl/>
                <w:lang w:bidi="he-IL"/>
              </w:rPr>
            </w:pPr>
          </w:p>
        </w:tc>
        <w:tc>
          <w:tcPr>
            <w:tcW w:w="999" w:type="pct"/>
            <w:shd w:val="clear" w:color="auto" w:fill="F7F9FC"/>
            <w:tcPrChange w:id="179" w:author="Mor Mitrani" w:date="2026-07-06T21:12:00Z" w16du:dateUtc="2026-07-06T18:12:00Z">
              <w:tcPr>
                <w:tcW w:w="999" w:type="pct"/>
                <w:gridSpan w:val="2"/>
                <w:shd w:val="clear" w:color="auto" w:fill="F7F9FC"/>
              </w:tcPr>
            </w:tcPrChange>
          </w:tcPr>
          <w:p w14:paraId="5F565CDE" w14:textId="39BECD3A" w:rsidR="00A72096" w:rsidRDefault="00A72096" w:rsidP="000F6D00">
            <w:pPr>
              <w:bidi/>
              <w:rPr>
                <w:noProof/>
                <w:sz w:val="19"/>
                <w:rtl/>
                <w:lang w:bidi="he-IL"/>
              </w:rPr>
            </w:pPr>
            <w:del w:id="180" w:author="Mor Mitrani" w:date="2026-07-06T20:55:00Z" w16du:dateUtc="2026-07-06T17:55:00Z">
              <w:r w:rsidDel="00E0357F">
                <w:rPr>
                  <w:rFonts w:hint="cs"/>
                  <w:noProof/>
                  <w:sz w:val="19"/>
                  <w:rtl/>
                  <w:lang w:bidi="he-IL"/>
                </w:rPr>
                <w:delText>דפי זהב</w:delText>
              </w:r>
            </w:del>
            <w:ins w:id="181" w:author="Mor Mitrani" w:date="2026-07-06T20:55:00Z" w16du:dateUtc="2026-07-06T17:55:00Z">
              <w:r w:rsidR="00E0357F">
                <w:rPr>
                  <w:rFonts w:hint="cs"/>
                  <w:noProof/>
                  <w:sz w:val="19"/>
                  <w:rtl/>
                  <w:lang w:bidi="he-IL"/>
                </w:rPr>
                <w:t>אתרים שונים המאגדים מידע על מסגרות (איזי/בדרך לגן)</w:t>
              </w:r>
            </w:ins>
          </w:p>
        </w:tc>
      </w:tr>
      <w:tr w:rsidR="00A72096" w14:paraId="6EA8BC14" w14:textId="77777777" w:rsidTr="00E14299">
        <w:trPr>
          <w:trPrChange w:id="182" w:author="Mor Mitrani" w:date="2026-07-06T21:12:00Z" w16du:dateUtc="2026-07-06T18:12:00Z">
            <w:trPr>
              <w:gridAfter w:val="0"/>
              <w:jc w:val="right"/>
            </w:trPr>
          </w:trPrChange>
        </w:trPr>
        <w:tc>
          <w:tcPr>
            <w:tcW w:w="1001" w:type="pct"/>
            <w:shd w:val="clear" w:color="auto" w:fill="F7F9FC"/>
            <w:tcPrChange w:id="183" w:author="Mor Mitrani" w:date="2026-07-06T21:12:00Z" w16du:dateUtc="2026-07-06T18:12:00Z">
              <w:tcPr>
                <w:tcW w:w="1001" w:type="pct"/>
                <w:gridSpan w:val="2"/>
                <w:shd w:val="clear" w:color="auto" w:fill="F7F9FC"/>
              </w:tcPr>
            </w:tcPrChange>
          </w:tcPr>
          <w:p w14:paraId="65F185A5" w14:textId="6B8151DA" w:rsidR="00A72096" w:rsidRDefault="00A72096" w:rsidP="000F6D00">
            <w:pPr>
              <w:bidi/>
              <w:rPr>
                <w:noProof/>
                <w:sz w:val="19"/>
                <w:rtl/>
                <w:lang w:bidi="he-IL"/>
              </w:rPr>
            </w:pPr>
            <w:r>
              <w:rPr>
                <w:rFonts w:hint="cs"/>
                <w:noProof/>
                <w:sz w:val="19"/>
                <w:rtl/>
                <w:lang w:bidi="he-IL"/>
              </w:rPr>
              <w:t>נמוכה</w:t>
            </w:r>
          </w:p>
        </w:tc>
        <w:tc>
          <w:tcPr>
            <w:tcW w:w="1000" w:type="pct"/>
            <w:shd w:val="clear" w:color="auto" w:fill="F7F9FC"/>
            <w:tcPrChange w:id="184" w:author="Mor Mitrani" w:date="2026-07-06T21:12:00Z" w16du:dateUtc="2026-07-06T18:12:00Z">
              <w:tcPr>
                <w:tcW w:w="1000" w:type="pct"/>
                <w:gridSpan w:val="2"/>
                <w:shd w:val="clear" w:color="auto" w:fill="F7F9FC"/>
              </w:tcPr>
            </w:tcPrChange>
          </w:tcPr>
          <w:p w14:paraId="7DA0FF9A" w14:textId="7BC4BEEF" w:rsidR="00A72096" w:rsidRDefault="00A72096" w:rsidP="000F6D00">
            <w:pPr>
              <w:bidi/>
              <w:rPr>
                <w:noProof/>
                <w:sz w:val="19"/>
                <w:rtl/>
                <w:lang w:bidi="he-IL"/>
              </w:rPr>
            </w:pPr>
            <w:r>
              <w:rPr>
                <w:rFonts w:hint="cs"/>
                <w:noProof/>
                <w:sz w:val="19"/>
                <w:rtl/>
                <w:lang w:bidi="he-IL"/>
              </w:rPr>
              <w:t>גבוהה</w:t>
            </w:r>
          </w:p>
        </w:tc>
        <w:tc>
          <w:tcPr>
            <w:tcW w:w="1000" w:type="pct"/>
            <w:shd w:val="clear" w:color="auto" w:fill="F7F9FC"/>
            <w:tcPrChange w:id="185" w:author="Mor Mitrani" w:date="2026-07-06T21:12:00Z" w16du:dateUtc="2026-07-06T18:12:00Z">
              <w:tcPr>
                <w:tcW w:w="1000" w:type="pct"/>
                <w:gridSpan w:val="2"/>
                <w:shd w:val="clear" w:color="auto" w:fill="F7F9FC"/>
              </w:tcPr>
            </w:tcPrChange>
          </w:tcPr>
          <w:p w14:paraId="247AB008" w14:textId="2F0B293A" w:rsidR="00A72096" w:rsidRDefault="00A72096" w:rsidP="000F6D00">
            <w:pPr>
              <w:bidi/>
              <w:rPr>
                <w:noProof/>
                <w:sz w:val="19"/>
                <w:rtl/>
                <w:lang w:bidi="he-IL"/>
              </w:rPr>
            </w:pPr>
            <w:r>
              <w:rPr>
                <w:rFonts w:hint="cs"/>
                <w:noProof/>
                <w:sz w:val="19"/>
                <w:rtl/>
                <w:lang w:bidi="he-IL"/>
              </w:rPr>
              <w:t>קובץ לטעינה</w:t>
            </w:r>
          </w:p>
        </w:tc>
        <w:tc>
          <w:tcPr>
            <w:tcW w:w="1000" w:type="pct"/>
            <w:shd w:val="clear" w:color="auto" w:fill="F7F9FC"/>
            <w:tcPrChange w:id="186" w:author="Mor Mitrani" w:date="2026-07-06T21:12:00Z" w16du:dateUtc="2026-07-06T18:12:00Z">
              <w:tcPr>
                <w:tcW w:w="1000" w:type="pct"/>
                <w:gridSpan w:val="2"/>
                <w:shd w:val="clear" w:color="auto" w:fill="F7F9FC"/>
              </w:tcPr>
            </w:tcPrChange>
          </w:tcPr>
          <w:p w14:paraId="11BFEAC4" w14:textId="77777777" w:rsidR="00A72096" w:rsidRDefault="00A72096" w:rsidP="000F6D00">
            <w:pPr>
              <w:bidi/>
              <w:rPr>
                <w:noProof/>
                <w:sz w:val="19"/>
                <w:rtl/>
              </w:rPr>
            </w:pPr>
          </w:p>
        </w:tc>
        <w:tc>
          <w:tcPr>
            <w:tcW w:w="999" w:type="pct"/>
            <w:shd w:val="clear" w:color="auto" w:fill="F7F9FC"/>
            <w:tcPrChange w:id="187" w:author="Mor Mitrani" w:date="2026-07-06T21:12:00Z" w16du:dateUtc="2026-07-06T18:12:00Z">
              <w:tcPr>
                <w:tcW w:w="999" w:type="pct"/>
                <w:gridSpan w:val="2"/>
                <w:shd w:val="clear" w:color="auto" w:fill="F7F9FC"/>
              </w:tcPr>
            </w:tcPrChange>
          </w:tcPr>
          <w:p w14:paraId="0A9E1C1A" w14:textId="09AC830A" w:rsidR="00A72096" w:rsidRDefault="00A72096" w:rsidP="000F6D00">
            <w:pPr>
              <w:bidi/>
              <w:rPr>
                <w:noProof/>
                <w:sz w:val="19"/>
                <w:rtl/>
                <w:lang w:bidi="he-IL"/>
              </w:rPr>
            </w:pPr>
            <w:r>
              <w:rPr>
                <w:rFonts w:hint="cs"/>
                <w:noProof/>
                <w:sz w:val="19"/>
                <w:rtl/>
                <w:lang w:bidi="he-IL"/>
              </w:rPr>
              <w:t>מנהלת הגיל הרך</w:t>
            </w:r>
          </w:p>
        </w:tc>
      </w:tr>
    </w:tbl>
    <w:p w14:paraId="32E47B03" w14:textId="77777777" w:rsidR="00A72096" w:rsidRDefault="00A72096" w:rsidP="00A72096">
      <w:pPr>
        <w:bidi/>
        <w:spacing w:before="240"/>
        <w:rPr>
          <w:color w:val="0070C0"/>
          <w:rtl/>
        </w:rPr>
      </w:pPr>
    </w:p>
    <w:p w14:paraId="15FAA629" w14:textId="491FB966" w:rsidR="00EF5282" w:rsidDel="00E0357F" w:rsidRDefault="00EF5282" w:rsidP="00EF5282">
      <w:pPr>
        <w:numPr>
          <w:ilvl w:val="0"/>
          <w:numId w:val="8"/>
        </w:numPr>
        <w:bidi/>
        <w:rPr>
          <w:del w:id="188" w:author="Mor Mitrani" w:date="2026-07-06T20:57:00Z" w16du:dateUtc="2026-07-06T17:57:00Z"/>
          <w:color w:val="0070C0"/>
        </w:rPr>
      </w:pPr>
      <w:r>
        <w:rPr>
          <w:b/>
          <w:bCs/>
          <w:color w:val="0070C0"/>
          <w:rtl/>
        </w:rPr>
        <w:t>התממשקות למערכות חיצוניות (APIs):</w:t>
      </w:r>
      <w:r>
        <w:rPr>
          <w:color w:val="0070C0"/>
          <w:rtl/>
        </w:rPr>
        <w:t xml:space="preserve"> </w:t>
      </w:r>
      <w:ins w:id="189" w:author="Claude" w:date="2026-07-06T00:00:00Z">
        <w:r>
          <w:rPr>
            <w:rFonts w:hint="cs"/>
            <w:rtl/>
          </w:rPr>
          <w:t>בשלב הראשון</w:t>
        </w:r>
      </w:ins>
      <w:ins w:id="190" w:author="Mor Mitrani" w:date="2026-07-06T20:56:00Z" w16du:dateUtc="2026-07-06T17:56:00Z">
        <w:r w:rsidR="00E0357F">
          <w:rPr>
            <w:rFonts w:hint="cs"/>
            <w:rtl/>
            <w:lang w:val="en-US"/>
          </w:rPr>
          <w:t>,</w:t>
        </w:r>
      </w:ins>
      <w:ins w:id="191" w:author="Claude" w:date="2026-07-06T00:00:00Z">
        <w:del w:id="192" w:author="Mor Mitrani" w:date="2026-07-06T20:55:00Z" w16du:dateUtc="2026-07-06T17:55:00Z">
          <w:r w:rsidDel="00E0357F">
            <w:rPr>
              <w:rFonts w:hint="cs"/>
              <w:rtl/>
            </w:rPr>
            <w:delText xml:space="preserve"> –</w:delText>
          </w:r>
        </w:del>
        <w:r>
          <w:rPr>
            <w:rFonts w:hint="cs"/>
            <w:rtl/>
          </w:rPr>
          <w:t xml:space="preserve"> חיבור ל-API-ים מסחריים המספקים מידע משלים על מסגרות פרטיות (ראו דוגמאות למטה); בהמשך ייבחנו אפשרויות נוספות בהתאם לתוצאות שלב בדיקת הנגישות של המקורות</w:t>
        </w:r>
      </w:ins>
      <w:ins w:id="193" w:author="Mor Mitrani" w:date="2026-07-06T20:56:00Z" w16du:dateUtc="2026-07-06T17:56:00Z">
        <w:r w:rsidR="00E0357F">
          <w:rPr>
            <w:rFonts w:hint="cs"/>
            <w:rtl/>
          </w:rPr>
          <w:t xml:space="preserve"> ו</w:t>
        </w:r>
      </w:ins>
      <w:ins w:id="194" w:author="Mor Mitrani" w:date="2026-07-06T21:22:00Z" w16du:dateUtc="2026-07-06T18:22:00Z">
        <w:r w:rsidR="00EB45E5">
          <w:rPr>
            <w:rtl/>
          </w:rPr>
          <w:t>איתור מקורות מידע משלימים על בסיס רשימות מסגרות קיימות, בכפוף להיתכנות טכנולוגית ומשפטית</w:t>
        </w:r>
      </w:ins>
      <w:ins w:id="195" w:author="Claude" w:date="2026-07-06T00:00:00Z">
        <w:r>
          <w:rPr>
            <w:rFonts w:hint="cs"/>
            <w:rtl/>
          </w:rPr>
          <w:t>.</w:t>
        </w:r>
      </w:ins>
    </w:p>
    <w:p w14:paraId="3A14B525" w14:textId="0B90052C" w:rsidR="00A72096" w:rsidRPr="00E0357F" w:rsidDel="00E0357F" w:rsidRDefault="00A72096" w:rsidP="00E0357F">
      <w:pPr>
        <w:numPr>
          <w:ilvl w:val="0"/>
          <w:numId w:val="8"/>
        </w:numPr>
        <w:bidi/>
        <w:rPr>
          <w:del w:id="196" w:author="Mor Mitrani" w:date="2026-07-06T20:57:00Z" w16du:dateUtc="2026-07-06T17:57:00Z"/>
          <w:color w:val="0070C0"/>
          <w:rtl/>
        </w:rPr>
        <w:pPrChange w:id="197" w:author="Mor Mitrani" w:date="2026-07-06T20:57:00Z" w16du:dateUtc="2026-07-06T17:57:00Z">
          <w:pPr>
            <w:bidi/>
          </w:pPr>
        </w:pPrChange>
      </w:pPr>
    </w:p>
    <w:p w14:paraId="1820A6EE" w14:textId="707DB2BE" w:rsidR="00A72096" w:rsidDel="00E0357F" w:rsidRDefault="00A72096" w:rsidP="00A72096">
      <w:pPr>
        <w:bidi/>
        <w:rPr>
          <w:del w:id="198" w:author="Mor Mitrani" w:date="2026-07-06T20:57:00Z" w16du:dateUtc="2026-07-06T17:57:00Z"/>
          <w:color w:val="0070C0"/>
          <w:rtl/>
        </w:rPr>
      </w:pPr>
      <w:del w:id="199" w:author="Mor Mitrani" w:date="2026-07-06T20:57:00Z" w16du:dateUtc="2026-07-06T17:57:00Z">
        <w:r w:rsidDel="00E0357F">
          <w:rPr>
            <w:color w:val="0070C0"/>
            <w:rtl/>
          </w:rPr>
          <w:delText>Google Places</w:delText>
        </w:r>
      </w:del>
    </w:p>
    <w:p w14:paraId="000E966F" w14:textId="0F0BF040" w:rsidR="00A72096" w:rsidDel="00E0357F" w:rsidRDefault="00A72096" w:rsidP="00A72096">
      <w:pPr>
        <w:bidi/>
        <w:rPr>
          <w:del w:id="200" w:author="Mor Mitrani" w:date="2026-07-06T20:57:00Z" w16du:dateUtc="2026-07-06T17:57:00Z"/>
          <w:color w:val="0070C0"/>
          <w:rtl/>
        </w:rPr>
      </w:pPr>
      <w:del w:id="201" w:author="Mor Mitrani" w:date="2026-07-06T20:57:00Z" w16du:dateUtc="2026-07-06T17:57:00Z">
        <w:r w:rsidDel="00E0357F">
          <w:rPr>
            <w:rFonts w:hint="cs"/>
            <w:color w:val="0070C0"/>
            <w:rtl/>
          </w:rPr>
          <w:delText xml:space="preserve">דפי זהב וכו' </w:delText>
        </w:r>
      </w:del>
    </w:p>
    <w:p w14:paraId="10A9BD63" w14:textId="77777777" w:rsidR="00A72096" w:rsidRDefault="00A72096" w:rsidP="00A72096">
      <w:pPr>
        <w:bidi/>
        <w:rPr>
          <w:color w:val="0070C0"/>
          <w:rtl/>
        </w:rPr>
      </w:pPr>
    </w:p>
    <w:p w14:paraId="74E977B5" w14:textId="240D46E5" w:rsidR="00A72096" w:rsidRDefault="00080522" w:rsidP="00A72096">
      <w:pPr>
        <w:bidi/>
        <w:rPr>
          <w:color w:val="0070C0"/>
          <w:rtl/>
        </w:rPr>
      </w:pPr>
      <w:r>
        <w:rPr>
          <w:rFonts w:hint="cs"/>
          <w:color w:val="0070C0"/>
          <w:rtl/>
        </w:rPr>
        <w:t xml:space="preserve">קצב העדכון- </w:t>
      </w:r>
      <w:ins w:id="202" w:author="Claude" w:date="2026-07-06T00:00:00Z">
        <w:r>
          <w:rPr>
            <w:rFonts w:hint="cs"/>
            <w:rtl/>
          </w:rPr>
          <w:t>משתנה בהתאם למקור: מקורות ממשלתיים (משרד החינוך, זרוע העבודה) – בקצב הפרסום הרשמי שלהם (חודשי/רבעוני, בכפוף לבדיקת שלב 2); Google Places ו</w:t>
        </w:r>
      </w:ins>
      <w:ins w:id="203" w:author="Mor Mitrani" w:date="2026-07-06T20:57:00Z" w16du:dateUtc="2026-07-06T17:57:00Z">
        <w:r w:rsidR="00E0357F">
          <w:rPr>
            <w:rFonts w:hint="cs"/>
            <w:rtl/>
          </w:rPr>
          <w:t>אתרים יעודיים</w:t>
        </w:r>
      </w:ins>
      <w:ins w:id="204" w:author="Claude" w:date="2026-07-06T00:00:00Z">
        <w:del w:id="205" w:author="Mor Mitrani" w:date="2026-07-06T20:57:00Z" w16du:dateUtc="2026-07-06T17:57:00Z">
          <w:r w:rsidDel="00E0357F">
            <w:rPr>
              <w:rFonts w:hint="cs"/>
              <w:rtl/>
            </w:rPr>
            <w:delText>דפי זהב</w:delText>
          </w:r>
        </w:del>
        <w:r>
          <w:rPr>
            <w:rFonts w:hint="cs"/>
            <w:rtl/>
          </w:rPr>
          <w:t xml:space="preserve"> – עדכון שוטף (יומי/שבועי) דרך ה-API; קובץ מנהלת גיל הרך – עדכון ידני לפי הצורך.</w:t>
        </w:r>
      </w:ins>
    </w:p>
    <w:p w14:paraId="5FAA8D9D" w14:textId="77777777" w:rsidR="00A72096" w:rsidRPr="00EF5282" w:rsidRDefault="00A72096" w:rsidP="00A72096">
      <w:pPr>
        <w:bidi/>
        <w:rPr>
          <w:color w:val="0070C0"/>
        </w:rPr>
      </w:pPr>
    </w:p>
    <w:p w14:paraId="4BC51DD4" w14:textId="216516D3" w:rsidR="00EF5282" w:rsidRPr="00EF5282" w:rsidRDefault="00EF5282" w:rsidP="00EF5282">
      <w:pPr>
        <w:numPr>
          <w:ilvl w:val="0"/>
          <w:numId w:val="8"/>
        </w:numPr>
        <w:bidi/>
        <w:spacing w:after="240"/>
        <w:rPr>
          <w:color w:val="0070C0"/>
        </w:rPr>
      </w:pPr>
      <w:r>
        <w:rPr>
          <w:b/>
          <w:bCs/>
          <w:color w:val="0070C0"/>
          <w:rtl/>
        </w:rPr>
        <w:t>סנכרון נתונים:</w:t>
      </w:r>
      <w:r>
        <w:rPr>
          <w:color w:val="0070C0"/>
          <w:rtl/>
        </w:rPr>
        <w:t xml:space="preserve"> סנכרון תקופתי </w:t>
      </w:r>
    </w:p>
    <w:p w14:paraId="707AFE96" w14:textId="77777777" w:rsidR="00EF5282" w:rsidRDefault="00EF5282" w:rsidP="00EF5282">
      <w:pPr>
        <w:bidi/>
        <w:spacing w:after="240"/>
      </w:pPr>
    </w:p>
    <w:p w14:paraId="4E64872D" w14:textId="77777777" w:rsidR="004A2766" w:rsidRDefault="00A07BD4">
      <w:pPr>
        <w:pStyle w:val="Heading3"/>
        <w:keepNext w:val="0"/>
        <w:keepLines w:val="0"/>
        <w:bidi/>
        <w:spacing w:before="280"/>
        <w:rPr>
          <w:b/>
          <w:bCs/>
          <w:color w:val="000000"/>
          <w:sz w:val="26"/>
          <w:szCs w:val="26"/>
        </w:rPr>
      </w:pPr>
      <w:bookmarkStart w:id="206" w:name="_wph375ht1gnh" w:colFirst="0" w:colLast="0"/>
      <w:bookmarkEnd w:id="206"/>
      <w:r>
        <w:rPr>
          <w:b/>
          <w:bCs/>
          <w:color w:val="000000"/>
          <w:sz w:val="26"/>
          <w:szCs w:val="26"/>
          <w:rtl/>
        </w:rPr>
        <w:t>4.4 מערכת ניהול ובקרה (Backoffice)</w:t>
      </w:r>
    </w:p>
    <w:p w14:paraId="01A2AE35" w14:textId="77777777" w:rsidR="004A2766" w:rsidRDefault="00A07BD4">
      <w:pPr>
        <w:numPr>
          <w:ilvl w:val="0"/>
          <w:numId w:val="11"/>
        </w:numPr>
        <w:bidi/>
        <w:spacing w:before="240"/>
        <w:rPr>
          <w:del w:id="207" w:author="Claude" w:date="2026-07-06T00:00:00Z"/>
        </w:rPr>
      </w:pPr>
      <w:del w:id="208" w:author="Claude" w:date="2026-07-06T00:00:00Z">
        <w:r>
          <w:rPr>
            <w:b/>
            <w:bCs/>
            <w:rtl/>
          </w:rPr>
          <w:delText>מטרת המערכת:</w:delText>
        </w:r>
        <w:r>
          <w:rPr>
            <w:rtl/>
          </w:rPr>
          <w:delText xml:space="preserve"> [הגדרת היכולות העיקריות של ממשק הניהול. למשל: ניהול תוכן, הקצאת הרשאות, צפייה בסטטוס הזמנות].</w:delText>
        </w:r>
      </w:del>
    </w:p>
    <w:p w14:paraId="5901C719" w14:textId="77777777" w:rsidR="004A2766" w:rsidRDefault="00A07BD4">
      <w:pPr>
        <w:numPr>
          <w:ilvl w:val="0"/>
          <w:numId w:val="11"/>
        </w:numPr>
        <w:bidi/>
        <w:rPr>
          <w:del w:id="209" w:author="Claude" w:date="2026-07-06T00:00:00Z"/>
        </w:rPr>
      </w:pPr>
      <w:del w:id="210" w:author="Claude" w:date="2026-07-06T00:00:00Z">
        <w:r>
          <w:rPr>
            <w:b/>
            <w:bCs/>
            <w:rtl/>
          </w:rPr>
          <w:delText>ניהול תוכן וקונפיגורציה:</w:delText>
        </w:r>
        <w:r>
          <w:rPr>
            <w:rtl/>
          </w:rPr>
          <w:delText xml:space="preserve"> [אילו רכיבים ניתנים לעריכה על ידי מנהל המערכת ללא התערבות קוד (למשל: שינוי טקסטים, הפעלת/כיבוי פיצ'רים, עדכון תעריפים)].</w:delText>
        </w:r>
      </w:del>
    </w:p>
    <w:p w14:paraId="343FEB7E" w14:textId="77777777" w:rsidR="004A2766" w:rsidRDefault="00A07BD4">
      <w:pPr>
        <w:numPr>
          <w:ilvl w:val="0"/>
          <w:numId w:val="11"/>
        </w:numPr>
        <w:bidi/>
        <w:spacing w:after="240"/>
        <w:rPr>
          <w:del w:id="211" w:author="Claude" w:date="2026-07-06T00:00:00Z"/>
        </w:rPr>
      </w:pPr>
      <w:del w:id="212" w:author="Claude" w:date="2026-07-06T00:00:00Z">
        <w:r>
          <w:rPr>
            <w:b/>
            <w:bCs/>
            <w:rtl/>
          </w:rPr>
          <w:delText>דוחות ובקרה (Analytics &amp; Logs):</w:delText>
        </w:r>
        <w:r>
          <w:rPr>
            <w:rtl/>
          </w:rPr>
          <w:delText xml:space="preserve"> [איזה מידע נשמר לטובת בדיקות, תחקור תקלות ומעקב אחר פעילות המשתמשים (Audit Trail)].</w:delText>
        </w:r>
      </w:del>
    </w:p>
    <w:p w14:paraId="0A113ECF" w14:textId="77777777" w:rsidR="00536AEE" w:rsidRPr="00536AEE" w:rsidRDefault="00536AEE" w:rsidP="00536AEE">
      <w:pPr>
        <w:bidi/>
        <w:spacing w:after="240"/>
        <w:ind w:left="720"/>
        <w:rPr>
          <w:b/>
          <w:bCs/>
          <w:color w:val="0070C0"/>
          <w:rtl/>
        </w:rPr>
      </w:pPr>
    </w:p>
    <w:p w14:paraId="2CF929AB" w14:textId="73E83716" w:rsidR="00536AEE" w:rsidRPr="00536AEE" w:rsidRDefault="00536AEE" w:rsidP="00536AEE">
      <w:pPr>
        <w:numPr>
          <w:ilvl w:val="0"/>
          <w:numId w:val="11"/>
        </w:numPr>
        <w:bidi/>
        <w:spacing w:before="240"/>
        <w:rPr>
          <w:color w:val="0070C0"/>
        </w:rPr>
      </w:pPr>
      <w:r>
        <w:rPr>
          <w:b/>
          <w:bCs/>
          <w:color w:val="0070C0"/>
          <w:rtl/>
        </w:rPr>
        <w:t>מטרת המערכת:</w:t>
      </w:r>
      <w:r>
        <w:rPr>
          <w:color w:val="0070C0"/>
          <w:rtl/>
        </w:rPr>
        <w:t xml:space="preserve"> </w:t>
      </w:r>
      <w:r>
        <w:rPr>
          <w:rFonts w:hint="cs"/>
          <w:color w:val="0070C0"/>
          <w:rtl/>
        </w:rPr>
        <w:t>טיוב המידע הנאסף, תשתית למסד נתונים עבור דשבורד</w:t>
      </w:r>
    </w:p>
    <w:p w14:paraId="6DC03E10" w14:textId="2725CC34" w:rsidR="00536AEE" w:rsidRPr="00536AEE" w:rsidRDefault="00536AEE" w:rsidP="00536AEE">
      <w:pPr>
        <w:numPr>
          <w:ilvl w:val="0"/>
          <w:numId w:val="11"/>
        </w:numPr>
        <w:bidi/>
        <w:rPr>
          <w:color w:val="0070C0"/>
        </w:rPr>
      </w:pPr>
      <w:r>
        <w:rPr>
          <w:b/>
          <w:bCs/>
          <w:color w:val="0070C0"/>
          <w:rtl/>
        </w:rPr>
        <w:t>ניהול תוכן וקונפיגורציה:</w:t>
      </w:r>
      <w:r>
        <w:rPr>
          <w:color w:val="0070C0"/>
          <w:rtl/>
        </w:rPr>
        <w:t xml:space="preserve"> </w:t>
      </w:r>
      <w:del w:id="213" w:author="Mor Mitrani" w:date="2026-07-06T21:24:00Z" w16du:dateUtc="2026-07-06T18:24:00Z">
        <w:r w:rsidDel="00E51BC3">
          <w:rPr>
            <w:rFonts w:hint="cs"/>
            <w:color w:val="0070C0"/>
            <w:rtl/>
          </w:rPr>
          <w:delText>שינוי טקסטים בכל סוגי הנתונים הנאספים (למשל סטטוס רישיון מסגרת, מספר ילדים בכיתה...)</w:delText>
        </w:r>
      </w:del>
      <w:ins w:id="214" w:author="Mor Mitrani" w:date="2026-07-06T21:23:00Z" w16du:dateUtc="2026-07-06T18:23:00Z">
        <w:r w:rsidR="00E51BC3">
          <w:rPr>
            <w:rtl/>
          </w:rPr>
          <w:t>מנהל המערכת יוכל לנהל משתמשים, רשויות, הרשאות, מקורות מידע, הגדרות סנכרון, לוגים ודוחות שימוש. מנהל המערכת לא יערוך את נתוני המסגרות עצמם, אלא אם תוגדר לו הרשאה ייעודית לכך</w:t>
        </w:r>
        <w:r w:rsidR="00E51BC3">
          <w:t>.</w:t>
        </w:r>
      </w:ins>
    </w:p>
    <w:p w14:paraId="0319EDD1" w14:textId="65D13CFA" w:rsidR="00536AEE" w:rsidRPr="00536AEE" w:rsidRDefault="00536AEE" w:rsidP="00536AEE">
      <w:pPr>
        <w:numPr>
          <w:ilvl w:val="0"/>
          <w:numId w:val="11"/>
        </w:numPr>
        <w:bidi/>
        <w:spacing w:after="240"/>
        <w:rPr>
          <w:color w:val="0070C0"/>
        </w:rPr>
      </w:pPr>
      <w:r>
        <w:rPr>
          <w:b/>
          <w:bCs/>
          <w:color w:val="0070C0"/>
          <w:rtl/>
        </w:rPr>
        <w:t>דוחות ובקרה (Analytics &amp; Logs):</w:t>
      </w:r>
      <w:del w:id="215" w:author="Claude" w:date="2026-07-06T00:00:00Z">
        <w:r>
          <w:rPr>
            <w:color w:val="0070C0"/>
            <w:rtl/>
          </w:rPr>
          <w:delText xml:space="preserve"> [</w:delText>
        </w:r>
      </w:del>
      <w:ins w:id="216" w:author="Claude" w:date="2026-07-06T00:00:00Z">
        <w:r>
          <w:rPr>
            <w:rFonts w:hint="cs"/>
            <w:rtl/>
          </w:rPr>
          <w:t xml:space="preserve"> תיעוד תאריך ושעת עדכון אחרונים לכל מקור מידע, לוג שינויים לכל מסגרת (מי עדכן, מה שונה, מתי) לצורך בקרת איכות ותחקור, דוח שימוש (כניסות ופעולות תיקוף של מנהלות הגיל הרך), והתראה כאשר מקור מידע לא התעדכן מעבר לפרק הזמן הצפוי.</w:t>
        </w:r>
      </w:ins>
    </w:p>
    <w:p w14:paraId="5D856F0D" w14:textId="77777777" w:rsidR="00536AEE" w:rsidRDefault="00536AEE" w:rsidP="00536AEE">
      <w:pPr>
        <w:bidi/>
        <w:spacing w:after="240"/>
        <w:ind w:left="720"/>
        <w:rPr>
          <w:b/>
          <w:bCs/>
          <w:rtl/>
        </w:rPr>
      </w:pPr>
    </w:p>
    <w:p w14:paraId="64679EA3" w14:textId="77777777" w:rsidR="00536AEE" w:rsidRDefault="00536AEE" w:rsidP="00536AEE">
      <w:pPr>
        <w:bidi/>
        <w:spacing w:after="240"/>
        <w:ind w:left="720"/>
      </w:pPr>
    </w:p>
    <w:p w14:paraId="133A04D0" w14:textId="77777777" w:rsidR="004A2766" w:rsidRDefault="00A07BD4">
      <w:pPr>
        <w:pStyle w:val="Heading3"/>
        <w:keepNext w:val="0"/>
        <w:keepLines w:val="0"/>
        <w:bidi/>
        <w:spacing w:before="280"/>
        <w:rPr>
          <w:b/>
          <w:bCs/>
          <w:color w:val="000000"/>
          <w:sz w:val="26"/>
          <w:szCs w:val="26"/>
        </w:rPr>
      </w:pPr>
      <w:bookmarkStart w:id="217" w:name="_za8gz466voej" w:colFirst="0" w:colLast="0"/>
      <w:bookmarkEnd w:id="217"/>
      <w:r>
        <w:rPr>
          <w:b/>
          <w:bCs/>
          <w:color w:val="000000"/>
          <w:sz w:val="26"/>
          <w:szCs w:val="26"/>
          <w:rtl/>
        </w:rPr>
        <w:t>4.5 תשתיות וסביבות עבודה (Infrastructure)</w:t>
      </w:r>
    </w:p>
    <w:p w14:paraId="33D75058" w14:textId="77777777" w:rsidR="004A2766" w:rsidRDefault="00A07BD4">
      <w:pPr>
        <w:numPr>
          <w:ilvl w:val="0"/>
          <w:numId w:val="2"/>
        </w:numPr>
        <w:bidi/>
        <w:spacing w:before="240"/>
      </w:pPr>
      <w:commentRangeStart w:id="218"/>
      <w:r>
        <w:rPr>
          <w:b/>
          <w:bCs/>
          <w:rtl/>
        </w:rPr>
        <w:t>איפיון תשתיות ענן / On-Premise:</w:t>
      </w:r>
      <w:del w:id="219" w:author="Claude" w:date="2026-07-06T00:00:00Z">
        <w:r>
          <w:rPr>
            <w:rtl/>
          </w:rPr>
          <w:delText xml:space="preserve"> [היכן תשב המערכת (למשל </w:delText>
        </w:r>
      </w:del>
      <w:ins w:id="220" w:author="Claude" w:date="2026-07-06T00:00:00Z">
        <w:r>
          <w:rPr>
            <w:rFonts w:hint="cs"/>
            <w:rtl/>
          </w:rPr>
          <w:t xml:space="preserve"> מוצעת סביבת ענן ציבורית (</w:t>
        </w:r>
      </w:ins>
      <w:r>
        <w:rPr>
          <w:rtl/>
        </w:rPr>
        <w:t>AWS, Azure, Google Cloud</w:t>
      </w:r>
      <w:del w:id="221" w:author="Claude" w:date="2026-07-06T00:00:00Z">
        <w:r>
          <w:rPr>
            <w:rtl/>
          </w:rPr>
          <w:delText xml:space="preserve">, </w:delText>
        </w:r>
      </w:del>
      <w:ins w:id="222" w:author="Claude" w:date="2026-07-06T00:00:00Z">
        <w:r>
          <w:rPr>
            <w:rFonts w:hint="cs"/>
            <w:rtl/>
          </w:rPr>
          <w:t xml:space="preserve">) לצורך הרצת מסד הנתונים, שכבת ה-API ומשימות האיסוף האוטומטיות; הבחירה הסופית בין הספקים תיקבע מול </w:t>
        </w:r>
      </w:ins>
      <w:commentRangeEnd w:id="218"/>
      <w:r>
        <w:rPr>
          <w:rStyle w:val="CommentReference"/>
          <w:sz w:val="22"/>
          <w:szCs w:val="22"/>
          <w:rtl/>
        </w:rPr>
        <w:commentReference w:id="218"/>
      </w:r>
      <w:del w:id="223" w:author="Claude" w:date="2026-07-06T00:00:00Z">
        <w:r>
          <w:rPr>
            <w:rtl/>
          </w:rPr>
          <w:delText>שרתי ארגון מקומיים)?].</w:delText>
        </w:r>
      </w:del>
      <w:ins w:id="224" w:author="Claude" w:date="2026-07-06T00:00:00Z">
        <w:r>
          <w:rPr>
            <w:rFonts w:hint="cs"/>
            <w:rtl/>
          </w:rPr>
          <w:t>SFI בהתאם למגבלות תקציב ולדרישות אבטחת המידע; שרתי ארגון מקומיים אינם נדרשים בשלב זה.</w:t>
        </w:r>
      </w:ins>
    </w:p>
    <w:p w14:paraId="6631FCF5" w14:textId="77777777" w:rsidR="004A2766" w:rsidRDefault="00A07BD4">
      <w:pPr>
        <w:numPr>
          <w:ilvl w:val="0"/>
          <w:numId w:val="2"/>
        </w:numPr>
        <w:bidi/>
      </w:pPr>
      <w:r>
        <w:rPr>
          <w:b/>
          <w:bCs/>
          <w:rtl/>
        </w:rPr>
        <w:t>סביבות פיתוח:</w:t>
      </w:r>
      <w:del w:id="225" w:author="Claude" w:date="2026-07-06T00:00:00Z">
        <w:r>
          <w:rPr>
            <w:rtl/>
          </w:rPr>
          <w:delText xml:space="preserve"> [הגדרת הסביבות הנדרשות לפרויקט (לדוגמה: </w:delText>
        </w:r>
      </w:del>
      <w:ins w:id="226" w:author="Claude" w:date="2026-07-06T00:00:00Z">
        <w:r>
          <w:rPr>
            <w:rFonts w:hint="cs"/>
            <w:rtl/>
          </w:rPr>
          <w:t xml:space="preserve"> </w:t>
        </w:r>
      </w:ins>
      <w:r>
        <w:rPr>
          <w:rtl/>
        </w:rPr>
        <w:t>Dev, QA, Staging, Production</w:t>
      </w:r>
      <w:del w:id="227" w:author="Claude" w:date="2026-07-06T00:00:00Z">
        <w:r>
          <w:rPr>
            <w:rtl/>
          </w:rPr>
          <w:delText>)].</w:delText>
        </w:r>
      </w:del>
      <w:ins w:id="228" w:author="Claude" w:date="2026-07-06T00:00:00Z">
        <w:r>
          <w:rPr>
            <w:rFonts w:hint="cs"/>
            <w:rtl/>
          </w:rPr>
          <w:t xml:space="preserve"> – Staging לבדיקות קבלה מול נציגות מהרשויות לפני עלייה לאוויר.</w:t>
        </w:r>
      </w:ins>
    </w:p>
    <w:p w14:paraId="26C23DAA" w14:textId="77777777" w:rsidR="004A2766" w:rsidRDefault="00A07BD4">
      <w:pPr>
        <w:numPr>
          <w:ilvl w:val="0"/>
          <w:numId w:val="2"/>
        </w:numPr>
        <w:bidi/>
        <w:spacing w:after="240"/>
      </w:pPr>
      <w:r>
        <w:rPr>
          <w:b/>
          <w:bCs/>
          <w:rtl/>
        </w:rPr>
        <w:t>מיגרציה והשקה (Go Live):</w:t>
      </w:r>
      <w:del w:id="229" w:author="Claude" w:date="2026-07-06T00:00:00Z">
        <w:r>
          <w:rPr>
            <w:rtl/>
          </w:rPr>
          <w:delText xml:space="preserve"> [מהו תהליך המעבר לסביבת הייצור של הלקוח? באילו צעדים טכניים מותנה המעבר (אישורי אבטחה, </w:delText>
        </w:r>
      </w:del>
      <w:ins w:id="230" w:author="Claude" w:date="2026-07-06T00:00:00Z">
        <w:r>
          <w:rPr>
            <w:rFonts w:hint="cs"/>
            <w:rtl/>
          </w:rPr>
          <w:t xml:space="preserve"> מעבר לסביבת Production לאחר אישור אבטחת מידע (בדגש על הגנת מידע על ילדים ומשפחות), בדיקות קבלה (UAT) מול מנהלות גיל הרך נבחרות, והגדרת דומיין וגישה מאובטחת (</w:t>
        </w:r>
      </w:ins>
      <w:r>
        <w:rPr>
          <w:rtl/>
        </w:rPr>
        <w:t>Pen-test</w:t>
      </w:r>
      <w:del w:id="231" w:author="Claude" w:date="2026-07-06T00:00:00Z">
        <w:r>
          <w:rPr>
            <w:rtl/>
          </w:rPr>
          <w:delText>, הגדרת דומיינים)].</w:delText>
        </w:r>
      </w:del>
      <w:ins w:id="232" w:author="Claude" w:date="2026-07-06T00:00:00Z">
        <w:r>
          <w:rPr>
            <w:rFonts w:hint="cs"/>
            <w:rtl/>
          </w:rPr>
          <w:t>, HTTPS).</w:t>
        </w:r>
      </w:ins>
    </w:p>
    <w:p w14:paraId="04C46380" w14:textId="77777777" w:rsidR="004A2766" w:rsidRDefault="00A07BD4">
      <w:pPr>
        <w:pStyle w:val="Heading2"/>
        <w:keepNext w:val="0"/>
        <w:keepLines w:val="0"/>
        <w:bidi/>
        <w:spacing w:after="80"/>
        <w:rPr>
          <w:b/>
          <w:bCs/>
          <w:sz w:val="34"/>
          <w:szCs w:val="34"/>
        </w:rPr>
      </w:pPr>
      <w:bookmarkStart w:id="233" w:name="_unvd32eef1ip" w:colFirst="0" w:colLast="0"/>
      <w:bookmarkEnd w:id="233"/>
      <w:commentRangeStart w:id="234"/>
      <w:r>
        <w:rPr>
          <w:b/>
          <w:bCs/>
          <w:sz w:val="34"/>
          <w:szCs w:val="34"/>
          <w:rtl/>
        </w:rPr>
        <w:lastRenderedPageBreak/>
        <w:t>5. אבטחת מידע, פרטיות ורגולציה</w:t>
      </w:r>
      <w:commentRangeEnd w:id="234"/>
      <w:r>
        <w:rPr>
          <w:rStyle w:val="CommentReference"/>
          <w:b/>
          <w:bCs/>
          <w:sz w:val="34"/>
          <w:szCs w:val="34"/>
        </w:rPr>
        <w:commentReference w:id="234"/>
      </w:r>
    </w:p>
    <w:p w14:paraId="7D29D693" w14:textId="77777777" w:rsidR="004A2766" w:rsidRDefault="00A07BD4">
      <w:pPr>
        <w:numPr>
          <w:ilvl w:val="0"/>
          <w:numId w:val="3"/>
        </w:numPr>
        <w:bidi/>
        <w:spacing w:before="240"/>
      </w:pPr>
      <w:r>
        <w:rPr>
          <w:b/>
          <w:bCs/>
          <w:rtl/>
        </w:rPr>
        <w:t>הגנת פרטיות המשתמשים:</w:t>
      </w:r>
      <w:del w:id="235" w:author="Claude" w:date="2026-07-06T00:00:00Z">
        <w:r>
          <w:rPr>
            <w:rtl/>
          </w:rPr>
          <w:delText xml:space="preserve"> [הנחיות ברורות לגבי איסוף, שמירה ומניעת שמירה של פרטים מזהים (PII). האם נדרשת עמידה בתקני GDPR, חוק הגנת הפרטיות וכד'].</w:delText>
        </w:r>
      </w:del>
      <w:ins w:id="236" w:author="Claude" w:date="2026-07-06T00:00:00Z">
        <w:r>
          <w:rPr>
            <w:rFonts w:hint="cs"/>
            <w:rtl/>
          </w:rPr>
          <w:t xml:space="preserve"> המערכת אינה אמורה לאסוף מידע מזהה על ילדים ספציפיים (שם, ת.ז) – המיפוי הוא ברמת המסגרת (המוסד) ולא ברמת הילד. יש לבחון עמידה בחוק הגנת הפרטיות הישראלי ובתקנות אבטחת מידע, לאור רגישות הנושא (מסגרות המטפלות בפעוטות).</w:t>
        </w:r>
      </w:ins>
    </w:p>
    <w:p w14:paraId="4919C4A1" w14:textId="77777777" w:rsidR="004A2766" w:rsidRDefault="00A07BD4">
      <w:pPr>
        <w:numPr>
          <w:ilvl w:val="0"/>
          <w:numId w:val="3"/>
        </w:numPr>
        <w:bidi/>
      </w:pPr>
      <w:r>
        <w:rPr>
          <w:b/>
          <w:bCs/>
          <w:rtl/>
        </w:rPr>
        <w:t>אבטחת המידע וגישה:</w:t>
      </w:r>
      <w:del w:id="237" w:author="Claude" w:date="2026-07-06T00:00:00Z">
        <w:r>
          <w:rPr>
            <w:rtl/>
          </w:rPr>
          <w:delText xml:space="preserve"> [דרישות הצפנה (Data at rest &amp; Data in transit), אימות משתמשים חזק (MFA), והגדרת מדיניות סיסמאות].</w:delText>
        </w:r>
      </w:del>
      <w:ins w:id="238" w:author="Claude" w:date="2026-07-06T00:00:00Z">
        <w:r>
          <w:rPr>
            <w:rFonts w:hint="cs"/>
            <w:rtl/>
          </w:rPr>
          <w:t xml:space="preserve"> הצפנת מידע במעבר (HTTPS/TLS) ובמנוחה, הזדהות (Login) למנהלות גיל הרך, והפרדת הרשאות בין קהלי היעד (ראו סעיף 3). בשלב הראשון מדיניות סיסמאות בסיסית; ניתן לשקול אימות דו-שלבי (MFA) בהמשך.</w:t>
        </w:r>
      </w:ins>
    </w:p>
    <w:p w14:paraId="7C993ECF" w14:textId="77777777" w:rsidR="004A2766" w:rsidRDefault="00A07BD4">
      <w:pPr>
        <w:numPr>
          <w:ilvl w:val="0"/>
          <w:numId w:val="3"/>
        </w:numPr>
        <w:bidi/>
        <w:spacing w:after="240"/>
      </w:pPr>
      <w:r>
        <w:rPr>
          <w:b/>
          <w:bCs/>
          <w:rtl/>
        </w:rPr>
        <w:t>הצהרות משפטיות (Legal &amp; Compliance):</w:t>
      </w:r>
      <w:del w:id="239" w:author="Claude" w:date="2026-07-06T00:00:00Z">
        <w:r>
          <w:rPr>
            <w:rtl/>
          </w:rPr>
          <w:delText xml:space="preserve"> [מסמכי תנאי שימוש (TOS), מדיניות פרטיות ואישורי שימוש הנדרשים כחלק מתהליך הרישום או השימוש הראשוני].</w:delText>
        </w:r>
      </w:del>
      <w:ins w:id="240" w:author="Claude" w:date="2026-07-06T00:00:00Z">
        <w:r>
          <w:rPr>
            <w:rFonts w:hint="cs"/>
            <w:rtl/>
          </w:rPr>
          <w:t xml:space="preserve"> יש לבחון מול ייעוץ משפטי את תנאי השימוש של מקורות המידע הציבוריים (Terms of Service של Google Places, מדיניות שאיבת מידע מאתרי רשויות) ואת הצורך במדיניות פרטיות למשתמשות הקצה – ראו שלב הבחינה המשפטית בתוכנית העבודה.</w:t>
        </w:r>
      </w:ins>
    </w:p>
    <w:p w14:paraId="1E0B81BD" w14:textId="77777777" w:rsidR="004A2766" w:rsidRDefault="00A07BD4">
      <w:pPr>
        <w:pStyle w:val="Heading2"/>
        <w:keepNext w:val="0"/>
        <w:keepLines w:val="0"/>
        <w:bidi/>
        <w:spacing w:after="80"/>
        <w:rPr>
          <w:b/>
          <w:bCs/>
          <w:sz w:val="34"/>
          <w:szCs w:val="34"/>
        </w:rPr>
      </w:pPr>
      <w:bookmarkStart w:id="241" w:name="_bmbdmbaywkpg" w:colFirst="0" w:colLast="0"/>
      <w:bookmarkEnd w:id="241"/>
      <w:r>
        <w:rPr>
          <w:b/>
          <w:bCs/>
          <w:sz w:val="34"/>
          <w:szCs w:val="34"/>
          <w:rtl/>
        </w:rPr>
        <w:t>6. תכולת עבודה ואבני דרך</w:t>
      </w:r>
    </w:p>
    <w:p w14:paraId="3A7CF0EC" w14:textId="77777777" w:rsidR="004A2766" w:rsidRDefault="00A07BD4">
      <w:pPr>
        <w:bidi/>
        <w:spacing w:before="240" w:after="240"/>
      </w:pPr>
      <w:r>
        <w:rPr>
          <w:rtl/>
        </w:rPr>
        <w:t>פרק זה מגדיר את שלבי הביצוע לפרויקט. כל מועדי המימוש ($T$) יספרו החל ממועד פגישת התנעת הפרויקט (Kickoff).</w:t>
      </w:r>
    </w:p>
    <w:p w14:paraId="66336F97" w14:textId="77777777" w:rsidR="004A2766" w:rsidRDefault="00A07BD4">
      <w:pPr>
        <w:bidi/>
        <w:spacing w:before="240" w:after="240"/>
        <w:ind w:left="600" w:right="600"/>
      </w:pPr>
      <w:r>
        <w:rPr>
          <w:b/>
          <w:bCs/>
          <w:rtl/>
        </w:rPr>
        <w:t>הערת סיכון:</w:t>
      </w:r>
      <w:del w:id="242" w:author="Claude" w:date="2026-07-06T00:00:00Z">
        <w:r>
          <w:rPr>
            <w:rtl/>
          </w:rPr>
          <w:delText xml:space="preserve"> [פרטו כאן תנאים חיצוניים העלולים להשפיע על לוחות הזמנים, כגון תלות בקבלת אישורי רשת, ספקי צד ג', או גורמים פנים-ארגוניים].</w:delText>
        </w:r>
      </w:del>
      <w:ins w:id="243" w:author="Claude" w:date="2026-07-06T00:00:00Z">
        <w:r>
          <w:rPr>
            <w:rFonts w:hint="cs"/>
            <w:rtl/>
          </w:rPr>
          <w:t xml:space="preserve"> תלות בקבלת גישה/אישור מבעלי מקורות המידע (משרד החינוך, זרוע העבודה) להעברת נתונים באופן שוטף; אי-ודאות לגבי יציבות ונגישות ה-API-ים החיצוניים (למשל "בדרך לגן", Google Places); תלות בזמינות מנהלות גיל הרך ברשויות לתיקוף ידני של הנתונים; מגבלות תקציב עשויות להשפיע על היקף שלב הפיתוח הראשון.</w:t>
        </w:r>
      </w:ins>
    </w:p>
    <w:tbl>
      <w:tblPr>
        <w:tblStyle w:val="a"/>
        <w:bidiVisual/>
        <w:tblW w:w="9360" w:type="dxa"/>
        <w:tblInd w:w="0" w:type="dxa"/>
        <w:tblBorders>
          <w:top w:val="nil"/>
          <w:left w:val="nil"/>
          <w:bottom w:val="nil"/>
          <w:right w:val="nil"/>
          <w:insideH w:val="nil"/>
          <w:insideV w:val="nil"/>
        </w:tblBorders>
        <w:tblLayout w:type="fixed"/>
        <w:tblLook w:val="0600" w:firstRow="0" w:lastRow="0" w:firstColumn="0" w:lastColumn="0" w:noHBand="1" w:noVBand="1"/>
        <w:tblPrChange w:id="244" w:author="Mor Mitrani" w:date="2026-07-06T21:19:00Z" w16du:dateUtc="2026-07-06T18:19:00Z">
          <w:tblPr>
            <w:tblStyle w:val="a"/>
            <w:bidiVisual/>
            <w:tblW w:w="9360" w:type="dxa"/>
            <w:tblInd w:w="0" w:type="dxa"/>
            <w:tblBorders>
              <w:top w:val="nil"/>
              <w:left w:val="nil"/>
              <w:bottom w:val="nil"/>
              <w:right w:val="nil"/>
              <w:insideH w:val="nil"/>
              <w:insideV w:val="nil"/>
            </w:tblBorders>
            <w:tblLayout w:type="fixed"/>
            <w:tblLook w:val="0600" w:firstRow="0" w:lastRow="0" w:firstColumn="0" w:lastColumn="0" w:noHBand="1" w:noVBand="1"/>
          </w:tblPr>
        </w:tblPrChange>
      </w:tblPr>
      <w:tblGrid>
        <w:gridCol w:w="2396"/>
        <w:gridCol w:w="5123"/>
        <w:gridCol w:w="1841"/>
        <w:tblGridChange w:id="245">
          <w:tblGrid>
            <w:gridCol w:w="2396"/>
            <w:gridCol w:w="5123"/>
            <w:gridCol w:w="1841"/>
          </w:tblGrid>
        </w:tblGridChange>
      </w:tblGrid>
      <w:tr w:rsidR="004A2766" w14:paraId="08120732" w14:textId="77777777" w:rsidTr="00EB45E5">
        <w:trPr>
          <w:trHeight w:val="785"/>
          <w:trPrChange w:id="246" w:author="Mor Mitrani" w:date="2026-07-06T21:19:00Z" w16du:dateUtc="2026-07-06T18:19:00Z">
            <w:trPr>
              <w:trHeight w:val="785"/>
            </w:trPr>
          </w:trPrChange>
        </w:trPr>
        <w:tc>
          <w:tcPr>
            <w:tcW w:w="2396" w:type="dxa"/>
            <w:tcBorders>
              <w:top w:val="nil"/>
              <w:left w:val="nil"/>
              <w:bottom w:val="nil"/>
              <w:right w:val="nil"/>
            </w:tcBorders>
            <w:tcMar>
              <w:top w:w="100" w:type="dxa"/>
              <w:left w:w="100" w:type="dxa"/>
              <w:bottom w:w="100" w:type="dxa"/>
              <w:right w:w="100" w:type="dxa"/>
            </w:tcMar>
            <w:tcPrChange w:id="247" w:author="Mor Mitrani" w:date="2026-07-06T21:19:00Z" w16du:dateUtc="2026-07-06T18:19:00Z">
              <w:tcPr>
                <w:tcW w:w="2395" w:type="dxa"/>
                <w:tcBorders>
                  <w:top w:val="nil"/>
                  <w:left w:val="nil"/>
                  <w:bottom w:val="nil"/>
                  <w:right w:val="nil"/>
                </w:tcBorders>
                <w:tcMar>
                  <w:top w:w="100" w:type="dxa"/>
                  <w:left w:w="100" w:type="dxa"/>
                  <w:bottom w:w="100" w:type="dxa"/>
                  <w:right w:w="100" w:type="dxa"/>
                </w:tcMar>
              </w:tcPr>
            </w:tcPrChange>
          </w:tcPr>
          <w:p w14:paraId="5E4CD63C" w14:textId="77777777" w:rsidR="004A2766" w:rsidRDefault="00A07BD4">
            <w:pPr>
              <w:bidi/>
              <w:spacing w:before="240" w:after="240"/>
              <w:jc w:val="center"/>
              <w:rPr>
                <w:b/>
                <w:bCs/>
              </w:rPr>
            </w:pPr>
            <w:r>
              <w:rPr>
                <w:b/>
                <w:bCs/>
                <w:rtl/>
              </w:rPr>
              <w:t>אבן דרך</w:t>
            </w:r>
          </w:p>
        </w:tc>
        <w:tc>
          <w:tcPr>
            <w:tcW w:w="5123" w:type="dxa"/>
            <w:tcBorders>
              <w:top w:val="nil"/>
              <w:left w:val="nil"/>
              <w:bottom w:val="nil"/>
              <w:right w:val="nil"/>
            </w:tcBorders>
            <w:tcMar>
              <w:top w:w="100" w:type="dxa"/>
              <w:left w:w="100" w:type="dxa"/>
              <w:bottom w:w="100" w:type="dxa"/>
              <w:right w:w="100" w:type="dxa"/>
            </w:tcMar>
            <w:tcPrChange w:id="248" w:author="Mor Mitrani" w:date="2026-07-06T21:19:00Z" w16du:dateUtc="2026-07-06T18:19:00Z">
              <w:tcPr>
                <w:tcW w:w="5122" w:type="dxa"/>
                <w:tcBorders>
                  <w:top w:val="nil"/>
                  <w:left w:val="nil"/>
                  <w:bottom w:val="nil"/>
                  <w:right w:val="nil"/>
                </w:tcBorders>
                <w:tcMar>
                  <w:top w:w="100" w:type="dxa"/>
                  <w:left w:w="100" w:type="dxa"/>
                  <w:bottom w:w="100" w:type="dxa"/>
                  <w:right w:w="100" w:type="dxa"/>
                </w:tcMar>
              </w:tcPr>
            </w:tcPrChange>
          </w:tcPr>
          <w:p w14:paraId="44C3A898" w14:textId="77777777" w:rsidR="004A2766" w:rsidRDefault="00A07BD4">
            <w:pPr>
              <w:bidi/>
              <w:spacing w:before="240" w:after="240"/>
              <w:jc w:val="center"/>
              <w:rPr>
                <w:b/>
                <w:bCs/>
              </w:rPr>
            </w:pPr>
            <w:r>
              <w:rPr>
                <w:b/>
                <w:bCs/>
                <w:rtl/>
              </w:rPr>
              <w:t>תיאור תכולת העבודה</w:t>
            </w:r>
          </w:p>
        </w:tc>
        <w:tc>
          <w:tcPr>
            <w:tcW w:w="1841" w:type="dxa"/>
            <w:tcBorders>
              <w:top w:val="nil"/>
              <w:left w:val="nil"/>
              <w:bottom w:val="nil"/>
              <w:right w:val="nil"/>
            </w:tcBorders>
            <w:tcMar>
              <w:top w:w="100" w:type="dxa"/>
              <w:left w:w="100" w:type="dxa"/>
              <w:bottom w:w="100" w:type="dxa"/>
              <w:right w:w="100" w:type="dxa"/>
            </w:tcMar>
            <w:tcPrChange w:id="249" w:author="Mor Mitrani" w:date="2026-07-06T21:19:00Z" w16du:dateUtc="2026-07-06T18:19:00Z">
              <w:tcPr>
                <w:tcW w:w="1841" w:type="dxa"/>
                <w:tcBorders>
                  <w:top w:val="nil"/>
                  <w:left w:val="nil"/>
                  <w:bottom w:val="nil"/>
                  <w:right w:val="nil"/>
                </w:tcBorders>
                <w:tcMar>
                  <w:top w:w="100" w:type="dxa"/>
                  <w:left w:w="100" w:type="dxa"/>
                  <w:bottom w:w="100" w:type="dxa"/>
                  <w:right w:w="100" w:type="dxa"/>
                </w:tcMar>
              </w:tcPr>
            </w:tcPrChange>
          </w:tcPr>
          <w:p w14:paraId="21279F2B" w14:textId="77777777" w:rsidR="004A2766" w:rsidRDefault="00A07BD4">
            <w:pPr>
              <w:bidi/>
              <w:spacing w:before="240" w:after="240"/>
              <w:jc w:val="center"/>
              <w:rPr>
                <w:b/>
                <w:bCs/>
              </w:rPr>
            </w:pPr>
            <w:r>
              <w:rPr>
                <w:b/>
                <w:bCs/>
                <w:rtl/>
              </w:rPr>
              <w:t>מועד מסירה (SLA)</w:t>
            </w:r>
          </w:p>
        </w:tc>
      </w:tr>
      <w:tr w:rsidR="004A2766" w14:paraId="11B1FC3F" w14:textId="77777777" w:rsidTr="00EB45E5">
        <w:trPr>
          <w:trHeight w:val="785"/>
          <w:trPrChange w:id="250" w:author="Mor Mitrani" w:date="2026-07-06T21:19:00Z" w16du:dateUtc="2026-07-06T18:19:00Z">
            <w:trPr>
              <w:trHeight w:val="785"/>
            </w:trPr>
          </w:trPrChange>
        </w:trPr>
        <w:tc>
          <w:tcPr>
            <w:tcW w:w="2396" w:type="dxa"/>
            <w:tcBorders>
              <w:top w:val="nil"/>
              <w:left w:val="nil"/>
              <w:bottom w:val="nil"/>
              <w:right w:val="nil"/>
            </w:tcBorders>
            <w:tcMar>
              <w:top w:w="100" w:type="dxa"/>
              <w:left w:w="100" w:type="dxa"/>
              <w:bottom w:w="100" w:type="dxa"/>
              <w:right w:w="100" w:type="dxa"/>
            </w:tcMar>
            <w:tcPrChange w:id="251" w:author="Mor Mitrani" w:date="2026-07-06T21:19:00Z" w16du:dateUtc="2026-07-06T18:19:00Z">
              <w:tcPr>
                <w:tcW w:w="2395" w:type="dxa"/>
                <w:tcBorders>
                  <w:top w:val="nil"/>
                  <w:left w:val="nil"/>
                  <w:bottom w:val="nil"/>
                  <w:right w:val="nil"/>
                </w:tcBorders>
                <w:tcMar>
                  <w:top w:w="100" w:type="dxa"/>
                  <w:left w:w="100" w:type="dxa"/>
                  <w:bottom w:w="100" w:type="dxa"/>
                  <w:right w:w="100" w:type="dxa"/>
                </w:tcMar>
              </w:tcPr>
            </w:tcPrChange>
          </w:tcPr>
          <w:p w14:paraId="36AAC316" w14:textId="77777777" w:rsidR="004A2766" w:rsidRDefault="00A07BD4">
            <w:pPr>
              <w:bidi/>
              <w:spacing w:before="240" w:after="240"/>
              <w:rPr>
                <w:b/>
                <w:bCs/>
              </w:rPr>
            </w:pPr>
            <w:r>
              <w:rPr>
                <w:b/>
                <w:bCs/>
                <w:rtl/>
              </w:rPr>
              <w:t>T0: התנעת פרויקט</w:t>
            </w:r>
          </w:p>
        </w:tc>
        <w:tc>
          <w:tcPr>
            <w:tcW w:w="5123" w:type="dxa"/>
            <w:tcBorders>
              <w:top w:val="nil"/>
              <w:left w:val="nil"/>
              <w:bottom w:val="nil"/>
              <w:right w:val="nil"/>
            </w:tcBorders>
            <w:tcMar>
              <w:top w:w="100" w:type="dxa"/>
              <w:left w:w="100" w:type="dxa"/>
              <w:bottom w:w="100" w:type="dxa"/>
              <w:right w:w="100" w:type="dxa"/>
            </w:tcMar>
            <w:tcPrChange w:id="252" w:author="Mor Mitrani" w:date="2026-07-06T21:19:00Z" w16du:dateUtc="2026-07-06T18:19:00Z">
              <w:tcPr>
                <w:tcW w:w="5122" w:type="dxa"/>
                <w:tcBorders>
                  <w:top w:val="nil"/>
                  <w:left w:val="nil"/>
                  <w:bottom w:val="nil"/>
                  <w:right w:val="nil"/>
                </w:tcBorders>
                <w:tcMar>
                  <w:top w:w="100" w:type="dxa"/>
                  <w:left w:w="100" w:type="dxa"/>
                  <w:bottom w:w="100" w:type="dxa"/>
                  <w:right w:w="100" w:type="dxa"/>
                </w:tcMar>
              </w:tcPr>
            </w:tcPrChange>
          </w:tcPr>
          <w:p w14:paraId="500AE621" w14:textId="77777777" w:rsidR="004A2766" w:rsidRDefault="00A07BD4">
            <w:pPr>
              <w:bidi/>
              <w:spacing w:before="240" w:after="240"/>
            </w:pPr>
            <w:r>
              <w:rPr>
                <w:rtl/>
              </w:rPr>
              <w:t>פגישת Kickoff, אישור אפיונים ותיאום תוכנית עבודה מול בעלי העניין.</w:t>
            </w:r>
          </w:p>
        </w:tc>
        <w:tc>
          <w:tcPr>
            <w:tcW w:w="1841" w:type="dxa"/>
            <w:tcBorders>
              <w:top w:val="nil"/>
              <w:left w:val="nil"/>
              <w:bottom w:val="nil"/>
              <w:right w:val="nil"/>
            </w:tcBorders>
            <w:tcMar>
              <w:top w:w="100" w:type="dxa"/>
              <w:left w:w="100" w:type="dxa"/>
              <w:bottom w:w="100" w:type="dxa"/>
              <w:right w:w="100" w:type="dxa"/>
            </w:tcMar>
            <w:tcPrChange w:id="253" w:author="Mor Mitrani" w:date="2026-07-06T21:19:00Z" w16du:dateUtc="2026-07-06T18:19:00Z">
              <w:tcPr>
                <w:tcW w:w="1841" w:type="dxa"/>
                <w:tcBorders>
                  <w:top w:val="nil"/>
                  <w:left w:val="nil"/>
                  <w:bottom w:val="nil"/>
                  <w:right w:val="nil"/>
                </w:tcBorders>
                <w:tcMar>
                  <w:top w:w="100" w:type="dxa"/>
                  <w:left w:w="100" w:type="dxa"/>
                  <w:bottom w:w="100" w:type="dxa"/>
                  <w:right w:w="100" w:type="dxa"/>
                </w:tcMar>
              </w:tcPr>
            </w:tcPrChange>
          </w:tcPr>
          <w:p w14:paraId="4D2B503C" w14:textId="77777777" w:rsidR="004A2766" w:rsidRDefault="00A07BD4">
            <w:pPr>
              <w:bidi/>
              <w:spacing w:before="240" w:after="240"/>
            </w:pPr>
            <w:r>
              <w:rPr>
                <w:rtl/>
              </w:rPr>
              <w:t>$T_0$</w:t>
            </w:r>
          </w:p>
        </w:tc>
      </w:tr>
      <w:tr w:rsidR="004A2766" w14:paraId="536C5A3F" w14:textId="77777777" w:rsidTr="00EB45E5">
        <w:trPr>
          <w:trHeight w:val="785"/>
          <w:trPrChange w:id="254" w:author="Mor Mitrani" w:date="2026-07-06T21:19:00Z" w16du:dateUtc="2026-07-06T18:19:00Z">
            <w:trPr>
              <w:trHeight w:val="785"/>
            </w:trPr>
          </w:trPrChange>
        </w:trPr>
        <w:tc>
          <w:tcPr>
            <w:tcW w:w="2396" w:type="dxa"/>
            <w:tcBorders>
              <w:top w:val="nil"/>
              <w:left w:val="nil"/>
              <w:bottom w:val="nil"/>
              <w:right w:val="nil"/>
            </w:tcBorders>
            <w:tcMar>
              <w:top w:w="100" w:type="dxa"/>
              <w:left w:w="100" w:type="dxa"/>
              <w:bottom w:w="100" w:type="dxa"/>
              <w:right w:w="100" w:type="dxa"/>
            </w:tcMar>
            <w:tcPrChange w:id="255" w:author="Mor Mitrani" w:date="2026-07-06T21:19:00Z" w16du:dateUtc="2026-07-06T18:19:00Z">
              <w:tcPr>
                <w:tcW w:w="2395" w:type="dxa"/>
                <w:tcBorders>
                  <w:top w:val="nil"/>
                  <w:left w:val="nil"/>
                  <w:bottom w:val="nil"/>
                  <w:right w:val="nil"/>
                </w:tcBorders>
                <w:tcMar>
                  <w:top w:w="100" w:type="dxa"/>
                  <w:left w:w="100" w:type="dxa"/>
                  <w:bottom w:w="100" w:type="dxa"/>
                  <w:right w:w="100" w:type="dxa"/>
                </w:tcMar>
              </w:tcPr>
            </w:tcPrChange>
          </w:tcPr>
          <w:p w14:paraId="7426A652" w14:textId="77777777" w:rsidR="004A2766" w:rsidRDefault="00A07BD4">
            <w:pPr>
              <w:bidi/>
              <w:spacing w:before="240" w:after="240"/>
              <w:rPr>
                <w:b/>
                <w:bCs/>
              </w:rPr>
            </w:pPr>
            <w:r>
              <w:rPr>
                <w:b/>
                <w:bCs/>
                <w:rtl/>
              </w:rPr>
              <w:lastRenderedPageBreak/>
              <w:t>אבן דרך 1: תכנון ותשתיות</w:t>
            </w:r>
          </w:p>
        </w:tc>
        <w:tc>
          <w:tcPr>
            <w:tcW w:w="5123" w:type="dxa"/>
            <w:tcBorders>
              <w:top w:val="nil"/>
              <w:left w:val="nil"/>
              <w:bottom w:val="nil"/>
              <w:right w:val="nil"/>
            </w:tcBorders>
            <w:tcMar>
              <w:top w:w="100" w:type="dxa"/>
              <w:left w:w="100" w:type="dxa"/>
              <w:bottom w:w="100" w:type="dxa"/>
              <w:right w:w="100" w:type="dxa"/>
            </w:tcMar>
            <w:tcPrChange w:id="256" w:author="Mor Mitrani" w:date="2026-07-06T21:19:00Z" w16du:dateUtc="2026-07-06T18:19:00Z">
              <w:tcPr>
                <w:tcW w:w="5122" w:type="dxa"/>
                <w:tcBorders>
                  <w:top w:val="nil"/>
                  <w:left w:val="nil"/>
                  <w:bottom w:val="nil"/>
                  <w:right w:val="nil"/>
                </w:tcBorders>
                <w:tcMar>
                  <w:top w:w="100" w:type="dxa"/>
                  <w:left w:w="100" w:type="dxa"/>
                  <w:bottom w:w="100" w:type="dxa"/>
                  <w:right w:w="100" w:type="dxa"/>
                </w:tcMar>
              </w:tcPr>
            </w:tcPrChange>
          </w:tcPr>
          <w:p w14:paraId="09C782CA" w14:textId="77777777" w:rsidR="004A2766" w:rsidRDefault="00A07BD4">
            <w:pPr>
              <w:bidi/>
              <w:spacing w:before="240" w:after="240"/>
            </w:pPr>
            <w:r>
              <w:rPr>
                <w:rtl/>
              </w:rPr>
              <w:t>סגירת ארכיטקטורה מפורטת, הקמת סביבות (Dev/QA), סכימת מסד הנתונים וקביעת APIs.</w:t>
            </w:r>
          </w:p>
        </w:tc>
        <w:tc>
          <w:tcPr>
            <w:tcW w:w="1841" w:type="dxa"/>
            <w:tcBorders>
              <w:top w:val="nil"/>
              <w:left w:val="nil"/>
              <w:bottom w:val="nil"/>
              <w:right w:val="nil"/>
            </w:tcBorders>
            <w:tcMar>
              <w:top w:w="100" w:type="dxa"/>
              <w:left w:w="100" w:type="dxa"/>
              <w:bottom w:w="100" w:type="dxa"/>
              <w:right w:w="100" w:type="dxa"/>
            </w:tcMar>
            <w:tcPrChange w:id="257" w:author="Mor Mitrani" w:date="2026-07-06T21:19:00Z" w16du:dateUtc="2026-07-06T18:19:00Z">
              <w:tcPr>
                <w:tcW w:w="1841" w:type="dxa"/>
                <w:tcBorders>
                  <w:top w:val="nil"/>
                  <w:left w:val="nil"/>
                  <w:bottom w:val="nil"/>
                  <w:right w:val="nil"/>
                </w:tcBorders>
                <w:tcMar>
                  <w:top w:w="100" w:type="dxa"/>
                  <w:left w:w="100" w:type="dxa"/>
                  <w:bottom w:w="100" w:type="dxa"/>
                  <w:right w:w="100" w:type="dxa"/>
                </w:tcMar>
              </w:tcPr>
            </w:tcPrChange>
          </w:tcPr>
          <w:p w14:paraId="45F1418B" w14:textId="77777777" w:rsidR="004A2766" w:rsidRDefault="00A07BD4">
            <w:pPr>
              <w:bidi/>
              <w:spacing w:before="240" w:after="240"/>
            </w:pPr>
            <w:r>
              <w:rPr>
                <w:rtl/>
              </w:rPr>
              <w:t>[למשל: $T_0 + 3$ שבועות]</w:t>
            </w:r>
          </w:p>
        </w:tc>
      </w:tr>
      <w:tr w:rsidR="004A2766" w14:paraId="1AD4D457" w14:textId="77777777" w:rsidTr="00EB45E5">
        <w:trPr>
          <w:trHeight w:val="785"/>
          <w:trPrChange w:id="258" w:author="Mor Mitrani" w:date="2026-07-06T21:19:00Z" w16du:dateUtc="2026-07-06T18:19:00Z">
            <w:trPr>
              <w:trHeight w:val="785"/>
            </w:trPr>
          </w:trPrChange>
        </w:trPr>
        <w:tc>
          <w:tcPr>
            <w:tcW w:w="2396" w:type="dxa"/>
            <w:tcBorders>
              <w:top w:val="nil"/>
              <w:left w:val="nil"/>
              <w:bottom w:val="nil"/>
              <w:right w:val="nil"/>
            </w:tcBorders>
            <w:tcMar>
              <w:top w:w="100" w:type="dxa"/>
              <w:left w:w="100" w:type="dxa"/>
              <w:bottom w:w="100" w:type="dxa"/>
              <w:right w:w="100" w:type="dxa"/>
            </w:tcMar>
            <w:tcPrChange w:id="259" w:author="Mor Mitrani" w:date="2026-07-06T21:19:00Z" w16du:dateUtc="2026-07-06T18:19:00Z">
              <w:tcPr>
                <w:tcW w:w="2395" w:type="dxa"/>
                <w:tcBorders>
                  <w:top w:val="nil"/>
                  <w:left w:val="nil"/>
                  <w:bottom w:val="nil"/>
                  <w:right w:val="nil"/>
                </w:tcBorders>
                <w:tcMar>
                  <w:top w:w="100" w:type="dxa"/>
                  <w:left w:w="100" w:type="dxa"/>
                  <w:bottom w:w="100" w:type="dxa"/>
                  <w:right w:w="100" w:type="dxa"/>
                </w:tcMar>
              </w:tcPr>
            </w:tcPrChange>
          </w:tcPr>
          <w:p w14:paraId="7ECEFA2D" w14:textId="77777777" w:rsidR="004A2766" w:rsidRDefault="00A07BD4">
            <w:pPr>
              <w:bidi/>
              <w:spacing w:before="240" w:after="240"/>
              <w:rPr>
                <w:b/>
                <w:bCs/>
              </w:rPr>
            </w:pPr>
            <w:r>
              <w:rPr>
                <w:b/>
                <w:bCs/>
                <w:rtl/>
              </w:rPr>
              <w:t>אבן דרך 2: פיתוח Backend/ניהול</w:t>
            </w:r>
          </w:p>
        </w:tc>
        <w:tc>
          <w:tcPr>
            <w:tcW w:w="5123" w:type="dxa"/>
            <w:tcBorders>
              <w:top w:val="nil"/>
              <w:left w:val="nil"/>
              <w:bottom w:val="nil"/>
              <w:right w:val="nil"/>
            </w:tcBorders>
            <w:tcMar>
              <w:top w:w="100" w:type="dxa"/>
              <w:left w:w="100" w:type="dxa"/>
              <w:bottom w:w="100" w:type="dxa"/>
              <w:right w:w="100" w:type="dxa"/>
            </w:tcMar>
            <w:tcPrChange w:id="260" w:author="Mor Mitrani" w:date="2026-07-06T21:19:00Z" w16du:dateUtc="2026-07-06T18:19:00Z">
              <w:tcPr>
                <w:tcW w:w="5122" w:type="dxa"/>
                <w:tcBorders>
                  <w:top w:val="nil"/>
                  <w:left w:val="nil"/>
                  <w:bottom w:val="nil"/>
                  <w:right w:val="nil"/>
                </w:tcBorders>
                <w:tcMar>
                  <w:top w:w="100" w:type="dxa"/>
                  <w:left w:w="100" w:type="dxa"/>
                  <w:bottom w:w="100" w:type="dxa"/>
                  <w:right w:w="100" w:type="dxa"/>
                </w:tcMar>
              </w:tcPr>
            </w:tcPrChange>
          </w:tcPr>
          <w:p w14:paraId="656081A3" w14:textId="77777777" w:rsidR="004A2766" w:rsidRDefault="00A07BD4">
            <w:pPr>
              <w:bidi/>
              <w:spacing w:before="240" w:after="240"/>
            </w:pPr>
            <w:r>
              <w:rPr>
                <w:rtl/>
              </w:rPr>
              <w:t>פיתוח שכבת הלוגיקה (Server), הקמת מסכי האדמין הבסיסיים, ומערכת ההרשאות.</w:t>
            </w:r>
          </w:p>
        </w:tc>
        <w:tc>
          <w:tcPr>
            <w:tcW w:w="1841" w:type="dxa"/>
            <w:tcBorders>
              <w:top w:val="nil"/>
              <w:left w:val="nil"/>
              <w:bottom w:val="nil"/>
              <w:right w:val="nil"/>
            </w:tcBorders>
            <w:tcMar>
              <w:top w:w="100" w:type="dxa"/>
              <w:left w:w="100" w:type="dxa"/>
              <w:bottom w:w="100" w:type="dxa"/>
              <w:right w:w="100" w:type="dxa"/>
            </w:tcMar>
            <w:tcPrChange w:id="261" w:author="Mor Mitrani" w:date="2026-07-06T21:19:00Z" w16du:dateUtc="2026-07-06T18:19:00Z">
              <w:tcPr>
                <w:tcW w:w="1841" w:type="dxa"/>
                <w:tcBorders>
                  <w:top w:val="nil"/>
                  <w:left w:val="nil"/>
                  <w:bottom w:val="nil"/>
                  <w:right w:val="nil"/>
                </w:tcBorders>
                <w:tcMar>
                  <w:top w:w="100" w:type="dxa"/>
                  <w:left w:w="100" w:type="dxa"/>
                  <w:bottom w:w="100" w:type="dxa"/>
                  <w:right w:w="100" w:type="dxa"/>
                </w:tcMar>
              </w:tcPr>
            </w:tcPrChange>
          </w:tcPr>
          <w:p w14:paraId="425A3CA1" w14:textId="77777777" w:rsidR="004A2766" w:rsidRDefault="00A07BD4">
            <w:pPr>
              <w:bidi/>
              <w:spacing w:before="240" w:after="240"/>
            </w:pPr>
            <w:r>
              <w:rPr>
                <w:rtl/>
              </w:rPr>
              <w:t>[למשל: $T_0 + 5$ שבועות]</w:t>
            </w:r>
          </w:p>
        </w:tc>
      </w:tr>
      <w:tr w:rsidR="004A2766" w14:paraId="4FD35747" w14:textId="77777777" w:rsidTr="00EB45E5">
        <w:trPr>
          <w:trHeight w:val="785"/>
          <w:trPrChange w:id="262" w:author="Mor Mitrani" w:date="2026-07-06T21:19:00Z" w16du:dateUtc="2026-07-06T18:19:00Z">
            <w:trPr>
              <w:trHeight w:val="785"/>
            </w:trPr>
          </w:trPrChange>
        </w:trPr>
        <w:tc>
          <w:tcPr>
            <w:tcW w:w="2396" w:type="dxa"/>
            <w:tcBorders>
              <w:top w:val="nil"/>
              <w:left w:val="nil"/>
              <w:bottom w:val="nil"/>
              <w:right w:val="nil"/>
            </w:tcBorders>
            <w:tcMar>
              <w:top w:w="100" w:type="dxa"/>
              <w:left w:w="100" w:type="dxa"/>
              <w:bottom w:w="100" w:type="dxa"/>
              <w:right w:w="100" w:type="dxa"/>
            </w:tcMar>
            <w:tcPrChange w:id="263" w:author="Mor Mitrani" w:date="2026-07-06T21:19:00Z" w16du:dateUtc="2026-07-06T18:19:00Z">
              <w:tcPr>
                <w:tcW w:w="2395" w:type="dxa"/>
                <w:tcBorders>
                  <w:top w:val="nil"/>
                  <w:left w:val="nil"/>
                  <w:bottom w:val="nil"/>
                  <w:right w:val="nil"/>
                </w:tcBorders>
                <w:tcMar>
                  <w:top w:w="100" w:type="dxa"/>
                  <w:left w:w="100" w:type="dxa"/>
                  <w:bottom w:w="100" w:type="dxa"/>
                  <w:right w:w="100" w:type="dxa"/>
                </w:tcMar>
              </w:tcPr>
            </w:tcPrChange>
          </w:tcPr>
          <w:p w14:paraId="71E2DE00" w14:textId="77777777" w:rsidR="004A2766" w:rsidRDefault="00A07BD4">
            <w:pPr>
              <w:bidi/>
              <w:spacing w:before="240" w:after="240"/>
              <w:rPr>
                <w:b/>
                <w:bCs/>
              </w:rPr>
            </w:pPr>
            <w:r>
              <w:rPr>
                <w:b/>
                <w:bCs/>
                <w:rtl/>
              </w:rPr>
              <w:t>אבן דרך 3: פיתוח Frontend</w:t>
            </w:r>
          </w:p>
        </w:tc>
        <w:tc>
          <w:tcPr>
            <w:tcW w:w="5123" w:type="dxa"/>
            <w:tcBorders>
              <w:top w:val="nil"/>
              <w:left w:val="nil"/>
              <w:bottom w:val="nil"/>
              <w:right w:val="nil"/>
            </w:tcBorders>
            <w:tcMar>
              <w:top w:w="100" w:type="dxa"/>
              <w:left w:w="100" w:type="dxa"/>
              <w:bottom w:w="100" w:type="dxa"/>
              <w:right w:w="100" w:type="dxa"/>
            </w:tcMar>
            <w:tcPrChange w:id="264" w:author="Mor Mitrani" w:date="2026-07-06T21:19:00Z" w16du:dateUtc="2026-07-06T18:19:00Z">
              <w:tcPr>
                <w:tcW w:w="5122" w:type="dxa"/>
                <w:tcBorders>
                  <w:top w:val="nil"/>
                  <w:left w:val="nil"/>
                  <w:bottom w:val="nil"/>
                  <w:right w:val="nil"/>
                </w:tcBorders>
                <w:tcMar>
                  <w:top w:w="100" w:type="dxa"/>
                  <w:left w:w="100" w:type="dxa"/>
                  <w:bottom w:w="100" w:type="dxa"/>
                  <w:right w:w="100" w:type="dxa"/>
                </w:tcMar>
              </w:tcPr>
            </w:tcPrChange>
          </w:tcPr>
          <w:p w14:paraId="276BA262" w14:textId="77777777" w:rsidR="004A2766" w:rsidRDefault="00A07BD4">
            <w:pPr>
              <w:bidi/>
              <w:spacing w:before="240" w:after="240"/>
            </w:pPr>
            <w:r>
              <w:rPr>
                <w:rtl/>
              </w:rPr>
              <w:t>פיתוח ממשק משתמש הקצה (UI), חיבור הלקוח ל-API (Integration) ויצירת זרימה מלאה.</w:t>
            </w:r>
          </w:p>
        </w:tc>
        <w:tc>
          <w:tcPr>
            <w:tcW w:w="1841" w:type="dxa"/>
            <w:tcBorders>
              <w:top w:val="nil"/>
              <w:left w:val="nil"/>
              <w:bottom w:val="nil"/>
              <w:right w:val="nil"/>
            </w:tcBorders>
            <w:tcMar>
              <w:top w:w="100" w:type="dxa"/>
              <w:left w:w="100" w:type="dxa"/>
              <w:bottom w:w="100" w:type="dxa"/>
              <w:right w:w="100" w:type="dxa"/>
            </w:tcMar>
            <w:tcPrChange w:id="265" w:author="Mor Mitrani" w:date="2026-07-06T21:19:00Z" w16du:dateUtc="2026-07-06T18:19:00Z">
              <w:tcPr>
                <w:tcW w:w="1841" w:type="dxa"/>
                <w:tcBorders>
                  <w:top w:val="nil"/>
                  <w:left w:val="nil"/>
                  <w:bottom w:val="nil"/>
                  <w:right w:val="nil"/>
                </w:tcBorders>
                <w:tcMar>
                  <w:top w:w="100" w:type="dxa"/>
                  <w:left w:w="100" w:type="dxa"/>
                  <w:bottom w:w="100" w:type="dxa"/>
                  <w:right w:w="100" w:type="dxa"/>
                </w:tcMar>
              </w:tcPr>
            </w:tcPrChange>
          </w:tcPr>
          <w:p w14:paraId="67415128" w14:textId="77777777" w:rsidR="004A2766" w:rsidRDefault="00A07BD4">
            <w:pPr>
              <w:bidi/>
              <w:spacing w:before="240" w:after="240"/>
            </w:pPr>
            <w:r>
              <w:rPr>
                <w:rtl/>
              </w:rPr>
              <w:t>[למשל: $T_0 + 7$ שבועות]</w:t>
            </w:r>
          </w:p>
        </w:tc>
      </w:tr>
      <w:tr w:rsidR="004A2766" w14:paraId="40423B72" w14:textId="77777777" w:rsidTr="00EB45E5">
        <w:trPr>
          <w:trHeight w:val="785"/>
          <w:trPrChange w:id="266" w:author="Mor Mitrani" w:date="2026-07-06T21:19:00Z" w16du:dateUtc="2026-07-06T18:19:00Z">
            <w:trPr>
              <w:trHeight w:val="785"/>
            </w:trPr>
          </w:trPrChange>
        </w:trPr>
        <w:tc>
          <w:tcPr>
            <w:tcW w:w="2396" w:type="dxa"/>
            <w:tcBorders>
              <w:top w:val="nil"/>
              <w:left w:val="nil"/>
              <w:bottom w:val="nil"/>
              <w:right w:val="nil"/>
            </w:tcBorders>
            <w:tcMar>
              <w:top w:w="100" w:type="dxa"/>
              <w:left w:w="100" w:type="dxa"/>
              <w:bottom w:w="100" w:type="dxa"/>
              <w:right w:w="100" w:type="dxa"/>
            </w:tcMar>
            <w:tcPrChange w:id="267" w:author="Mor Mitrani" w:date="2026-07-06T21:19:00Z" w16du:dateUtc="2026-07-06T18:19:00Z">
              <w:tcPr>
                <w:tcW w:w="2395" w:type="dxa"/>
                <w:tcBorders>
                  <w:top w:val="nil"/>
                  <w:left w:val="nil"/>
                  <w:bottom w:val="nil"/>
                  <w:right w:val="nil"/>
                </w:tcBorders>
                <w:tcMar>
                  <w:top w:w="100" w:type="dxa"/>
                  <w:left w:w="100" w:type="dxa"/>
                  <w:bottom w:w="100" w:type="dxa"/>
                  <w:right w:w="100" w:type="dxa"/>
                </w:tcMar>
              </w:tcPr>
            </w:tcPrChange>
          </w:tcPr>
          <w:p w14:paraId="79C82045" w14:textId="77777777" w:rsidR="004A2766" w:rsidRDefault="00A07BD4">
            <w:pPr>
              <w:bidi/>
              <w:spacing w:before="240" w:after="240"/>
              <w:rPr>
                <w:b/>
                <w:bCs/>
              </w:rPr>
            </w:pPr>
            <w:r>
              <w:rPr>
                <w:b/>
                <w:bCs/>
                <w:rtl/>
              </w:rPr>
              <w:t>אבן דרך 4: אינטגרציה ו-QA</w:t>
            </w:r>
          </w:p>
        </w:tc>
        <w:tc>
          <w:tcPr>
            <w:tcW w:w="5123" w:type="dxa"/>
            <w:tcBorders>
              <w:top w:val="nil"/>
              <w:left w:val="nil"/>
              <w:bottom w:val="nil"/>
              <w:right w:val="nil"/>
            </w:tcBorders>
            <w:tcMar>
              <w:top w:w="100" w:type="dxa"/>
              <w:left w:w="100" w:type="dxa"/>
              <w:bottom w:w="100" w:type="dxa"/>
              <w:right w:w="100" w:type="dxa"/>
            </w:tcMar>
            <w:tcPrChange w:id="268" w:author="Mor Mitrani" w:date="2026-07-06T21:19:00Z" w16du:dateUtc="2026-07-06T18:19:00Z">
              <w:tcPr>
                <w:tcW w:w="5122" w:type="dxa"/>
                <w:tcBorders>
                  <w:top w:val="nil"/>
                  <w:left w:val="nil"/>
                  <w:bottom w:val="nil"/>
                  <w:right w:val="nil"/>
                </w:tcBorders>
                <w:tcMar>
                  <w:top w:w="100" w:type="dxa"/>
                  <w:left w:w="100" w:type="dxa"/>
                  <w:bottom w:w="100" w:type="dxa"/>
                  <w:right w:w="100" w:type="dxa"/>
                </w:tcMar>
              </w:tcPr>
            </w:tcPrChange>
          </w:tcPr>
          <w:p w14:paraId="0D8B0356" w14:textId="77777777" w:rsidR="004A2766" w:rsidRDefault="00A07BD4">
            <w:pPr>
              <w:bidi/>
              <w:spacing w:before="240" w:after="240"/>
            </w:pPr>
            <w:r>
              <w:rPr>
                <w:rtl/>
              </w:rPr>
              <w:t>חיבור למערכות צד-שלישי, בדיקות איכות (פונקציונליות, עומסים ואבטחה), וטיפול בבאגים.</w:t>
            </w:r>
          </w:p>
        </w:tc>
        <w:tc>
          <w:tcPr>
            <w:tcW w:w="1841" w:type="dxa"/>
            <w:tcBorders>
              <w:top w:val="nil"/>
              <w:left w:val="nil"/>
              <w:bottom w:val="nil"/>
              <w:right w:val="nil"/>
            </w:tcBorders>
            <w:tcMar>
              <w:top w:w="100" w:type="dxa"/>
              <w:left w:w="100" w:type="dxa"/>
              <w:bottom w:w="100" w:type="dxa"/>
              <w:right w:w="100" w:type="dxa"/>
            </w:tcMar>
            <w:tcPrChange w:id="269" w:author="Mor Mitrani" w:date="2026-07-06T21:19:00Z" w16du:dateUtc="2026-07-06T18:19:00Z">
              <w:tcPr>
                <w:tcW w:w="1841" w:type="dxa"/>
                <w:tcBorders>
                  <w:top w:val="nil"/>
                  <w:left w:val="nil"/>
                  <w:bottom w:val="nil"/>
                  <w:right w:val="nil"/>
                </w:tcBorders>
                <w:tcMar>
                  <w:top w:w="100" w:type="dxa"/>
                  <w:left w:w="100" w:type="dxa"/>
                  <w:bottom w:w="100" w:type="dxa"/>
                  <w:right w:w="100" w:type="dxa"/>
                </w:tcMar>
              </w:tcPr>
            </w:tcPrChange>
          </w:tcPr>
          <w:p w14:paraId="290BAEEB" w14:textId="77777777" w:rsidR="004A2766" w:rsidRDefault="00A07BD4">
            <w:pPr>
              <w:bidi/>
              <w:spacing w:before="240" w:after="240"/>
            </w:pPr>
            <w:r>
              <w:rPr>
                <w:rtl/>
              </w:rPr>
              <w:t>[למשל: $T_0 + 9$ שבועות]</w:t>
            </w:r>
          </w:p>
        </w:tc>
      </w:tr>
      <w:tr w:rsidR="004A2766" w14:paraId="423316DA" w14:textId="77777777" w:rsidTr="00EB45E5">
        <w:trPr>
          <w:trHeight w:val="785"/>
          <w:trPrChange w:id="270" w:author="Mor Mitrani" w:date="2026-07-06T21:19:00Z" w16du:dateUtc="2026-07-06T18:19:00Z">
            <w:trPr>
              <w:trHeight w:val="785"/>
            </w:trPr>
          </w:trPrChange>
        </w:trPr>
        <w:tc>
          <w:tcPr>
            <w:tcW w:w="2396" w:type="dxa"/>
            <w:tcBorders>
              <w:top w:val="nil"/>
              <w:left w:val="nil"/>
              <w:bottom w:val="nil"/>
              <w:right w:val="nil"/>
            </w:tcBorders>
            <w:tcMar>
              <w:top w:w="100" w:type="dxa"/>
              <w:left w:w="100" w:type="dxa"/>
              <w:bottom w:w="100" w:type="dxa"/>
              <w:right w:w="100" w:type="dxa"/>
            </w:tcMar>
            <w:tcPrChange w:id="271" w:author="Mor Mitrani" w:date="2026-07-06T21:19:00Z" w16du:dateUtc="2026-07-06T18:19:00Z">
              <w:tcPr>
                <w:tcW w:w="2395" w:type="dxa"/>
                <w:tcBorders>
                  <w:top w:val="nil"/>
                  <w:left w:val="nil"/>
                  <w:bottom w:val="nil"/>
                  <w:right w:val="nil"/>
                </w:tcBorders>
                <w:tcMar>
                  <w:top w:w="100" w:type="dxa"/>
                  <w:left w:w="100" w:type="dxa"/>
                  <w:bottom w:w="100" w:type="dxa"/>
                  <w:right w:w="100" w:type="dxa"/>
                </w:tcMar>
              </w:tcPr>
            </w:tcPrChange>
          </w:tcPr>
          <w:p w14:paraId="47EF6898" w14:textId="77777777" w:rsidR="004A2766" w:rsidRDefault="00A07BD4">
            <w:pPr>
              <w:bidi/>
              <w:spacing w:before="240" w:after="240"/>
              <w:rPr>
                <w:b/>
                <w:bCs/>
              </w:rPr>
            </w:pPr>
            <w:r>
              <w:rPr>
                <w:b/>
                <w:bCs/>
                <w:rtl/>
              </w:rPr>
              <w:t>אבן דרך 5: השקה (Go Live)</w:t>
            </w:r>
          </w:p>
        </w:tc>
        <w:tc>
          <w:tcPr>
            <w:tcW w:w="5123" w:type="dxa"/>
            <w:tcBorders>
              <w:top w:val="nil"/>
              <w:left w:val="nil"/>
              <w:bottom w:val="nil"/>
              <w:right w:val="nil"/>
            </w:tcBorders>
            <w:tcMar>
              <w:top w:w="100" w:type="dxa"/>
              <w:left w:w="100" w:type="dxa"/>
              <w:bottom w:w="100" w:type="dxa"/>
              <w:right w:w="100" w:type="dxa"/>
            </w:tcMar>
            <w:tcPrChange w:id="272" w:author="Mor Mitrani" w:date="2026-07-06T21:19:00Z" w16du:dateUtc="2026-07-06T18:19:00Z">
              <w:tcPr>
                <w:tcW w:w="5122" w:type="dxa"/>
                <w:tcBorders>
                  <w:top w:val="nil"/>
                  <w:left w:val="nil"/>
                  <w:bottom w:val="nil"/>
                  <w:right w:val="nil"/>
                </w:tcBorders>
                <w:tcMar>
                  <w:top w:w="100" w:type="dxa"/>
                  <w:left w:w="100" w:type="dxa"/>
                  <w:bottom w:w="100" w:type="dxa"/>
                  <w:right w:w="100" w:type="dxa"/>
                </w:tcMar>
              </w:tcPr>
            </w:tcPrChange>
          </w:tcPr>
          <w:p w14:paraId="468C6370" w14:textId="77777777" w:rsidR="004A2766" w:rsidRDefault="00A07BD4">
            <w:pPr>
              <w:bidi/>
              <w:spacing w:before="240" w:after="240"/>
            </w:pPr>
            <w:r>
              <w:rPr>
                <w:rtl/>
              </w:rPr>
              <w:t>העברה לסביבת Production, בדיקת קבלה (UAT), הדרכת מנהלי המערכת והשקה ציבורית/פנים-ארגונית.</w:t>
            </w:r>
          </w:p>
        </w:tc>
        <w:tc>
          <w:tcPr>
            <w:tcW w:w="1841" w:type="dxa"/>
            <w:tcBorders>
              <w:top w:val="nil"/>
              <w:left w:val="nil"/>
              <w:bottom w:val="nil"/>
              <w:right w:val="nil"/>
            </w:tcBorders>
            <w:tcMar>
              <w:top w:w="100" w:type="dxa"/>
              <w:left w:w="100" w:type="dxa"/>
              <w:bottom w:w="100" w:type="dxa"/>
              <w:right w:w="100" w:type="dxa"/>
            </w:tcMar>
            <w:tcPrChange w:id="273" w:author="Mor Mitrani" w:date="2026-07-06T21:19:00Z" w16du:dateUtc="2026-07-06T18:19:00Z">
              <w:tcPr>
                <w:tcW w:w="1841" w:type="dxa"/>
                <w:tcBorders>
                  <w:top w:val="nil"/>
                  <w:left w:val="nil"/>
                  <w:bottom w:val="nil"/>
                  <w:right w:val="nil"/>
                </w:tcBorders>
                <w:tcMar>
                  <w:top w:w="100" w:type="dxa"/>
                  <w:left w:w="100" w:type="dxa"/>
                  <w:bottom w:w="100" w:type="dxa"/>
                  <w:right w:w="100" w:type="dxa"/>
                </w:tcMar>
              </w:tcPr>
            </w:tcPrChange>
          </w:tcPr>
          <w:p w14:paraId="12CF9FD3" w14:textId="77777777" w:rsidR="004A2766" w:rsidRDefault="00A07BD4">
            <w:pPr>
              <w:bidi/>
              <w:spacing w:before="240" w:after="240"/>
            </w:pPr>
            <w:r>
              <w:rPr>
                <w:rtl/>
              </w:rPr>
              <w:t>[למשל: $T_0 + 10$ שבועות]</w:t>
            </w:r>
          </w:p>
        </w:tc>
      </w:tr>
    </w:tbl>
    <w:p w14:paraId="2851970F" w14:textId="0AF50FDB" w:rsidR="00EB45E5" w:rsidRPr="00EB45E5" w:rsidRDefault="00EB45E5" w:rsidP="00EB45E5">
      <w:pPr>
        <w:pStyle w:val="Heading2"/>
        <w:bidi/>
        <w:spacing w:after="80"/>
        <w:rPr>
          <w:ins w:id="274" w:author="Mor Mitrani" w:date="2026-07-06T21:20:00Z"/>
          <w:b/>
          <w:bCs/>
          <w:sz w:val="34"/>
          <w:szCs w:val="34"/>
          <w:lang w:val="en-IL"/>
        </w:rPr>
      </w:pPr>
      <w:ins w:id="275" w:author="Mor Mitrani" w:date="2026-07-06T21:20:00Z">
        <w:r w:rsidRPr="00EB45E5">
          <w:rPr>
            <w:b/>
            <w:bCs/>
            <w:sz w:val="34"/>
            <w:szCs w:val="34"/>
            <w:rtl/>
            <w:lang w:val="en-IL"/>
          </w:rPr>
          <w:lastRenderedPageBreak/>
          <w:t>תכולת</w:t>
        </w:r>
        <w:r w:rsidRPr="00EB45E5">
          <w:rPr>
            <w:b/>
            <w:bCs/>
            <w:sz w:val="34"/>
            <w:szCs w:val="34"/>
            <w:lang w:val="en-IL"/>
          </w:rPr>
          <w:t xml:space="preserve"> MVP </w:t>
        </w:r>
      </w:ins>
      <w:ins w:id="276" w:author="Mor Mitrani" w:date="2026-07-06T21:20:00Z" w16du:dateUtc="2026-07-06T18:20:00Z">
        <w:r>
          <w:rPr>
            <w:rFonts w:hint="cs"/>
            <w:b/>
            <w:bCs/>
            <w:sz w:val="34"/>
            <w:szCs w:val="34"/>
            <w:rtl/>
            <w:lang w:val="en-IL"/>
          </w:rPr>
          <w:t xml:space="preserve">- </w:t>
        </w:r>
      </w:ins>
      <w:ins w:id="277" w:author="Mor Mitrani" w:date="2026-07-06T21:20:00Z">
        <w:r w:rsidRPr="00EB45E5">
          <w:rPr>
            <w:b/>
            <w:bCs/>
            <w:sz w:val="34"/>
            <w:szCs w:val="34"/>
            <w:rtl/>
            <w:lang w:val="en-IL"/>
          </w:rPr>
          <w:t>שלב ראשון</w:t>
        </w:r>
      </w:ins>
    </w:p>
    <w:p w14:paraId="5D1CF3FD" w14:textId="77777777" w:rsidR="00EB45E5" w:rsidRPr="00EB45E5" w:rsidRDefault="00EB45E5" w:rsidP="00EB45E5">
      <w:pPr>
        <w:pStyle w:val="Heading2"/>
        <w:bidi/>
        <w:spacing w:after="80"/>
        <w:rPr>
          <w:ins w:id="278" w:author="Mor Mitrani" w:date="2026-07-06T21:20:00Z"/>
          <w:sz w:val="20"/>
          <w:szCs w:val="20"/>
          <w:lang w:val="en-IL"/>
          <w:rPrChange w:id="279" w:author="Mor Mitrani" w:date="2026-07-06T21:20:00Z" w16du:dateUtc="2026-07-06T18:20:00Z">
            <w:rPr>
              <w:ins w:id="280" w:author="Mor Mitrani" w:date="2026-07-06T21:20:00Z"/>
              <w:b/>
              <w:bCs/>
              <w:sz w:val="34"/>
              <w:szCs w:val="34"/>
              <w:lang w:val="en-IL"/>
            </w:rPr>
          </w:rPrChange>
        </w:rPr>
      </w:pPr>
      <w:ins w:id="281" w:author="Mor Mitrani" w:date="2026-07-06T21:20:00Z">
        <w:r w:rsidRPr="00EB45E5">
          <w:rPr>
            <w:sz w:val="20"/>
            <w:szCs w:val="20"/>
            <w:rtl/>
            <w:lang w:val="en-IL"/>
            <w:rPrChange w:id="282" w:author="Mor Mitrani" w:date="2026-07-06T21:20:00Z" w16du:dateUtc="2026-07-06T18:20:00Z">
              <w:rPr>
                <w:b/>
                <w:bCs/>
                <w:sz w:val="34"/>
                <w:szCs w:val="34"/>
                <w:rtl/>
                <w:lang w:val="en-IL"/>
              </w:rPr>
            </w:rPrChange>
          </w:rPr>
          <w:t>בשלב הראשון המערכת תכלול את היכולות הבאות</w:t>
        </w:r>
        <w:r w:rsidRPr="00EB45E5">
          <w:rPr>
            <w:sz w:val="20"/>
            <w:szCs w:val="20"/>
            <w:lang w:val="en-IL"/>
            <w:rPrChange w:id="283" w:author="Mor Mitrani" w:date="2026-07-06T21:20:00Z" w16du:dateUtc="2026-07-06T18:20:00Z">
              <w:rPr>
                <w:b/>
                <w:bCs/>
                <w:sz w:val="34"/>
                <w:szCs w:val="34"/>
                <w:lang w:val="en-IL"/>
              </w:rPr>
            </w:rPrChange>
          </w:rPr>
          <w:t>:</w:t>
        </w:r>
      </w:ins>
    </w:p>
    <w:p w14:paraId="3AC90D13" w14:textId="77777777" w:rsidR="00EB45E5" w:rsidRPr="00EB45E5" w:rsidRDefault="00EB45E5" w:rsidP="00EB45E5">
      <w:pPr>
        <w:pStyle w:val="Heading2"/>
        <w:numPr>
          <w:ilvl w:val="0"/>
          <w:numId w:val="15"/>
        </w:numPr>
        <w:bidi/>
        <w:spacing w:after="80"/>
        <w:rPr>
          <w:ins w:id="284" w:author="Mor Mitrani" w:date="2026-07-06T21:20:00Z"/>
          <w:sz w:val="20"/>
          <w:szCs w:val="20"/>
          <w:lang w:val="en-IL"/>
          <w:rPrChange w:id="285" w:author="Mor Mitrani" w:date="2026-07-06T21:20:00Z" w16du:dateUtc="2026-07-06T18:20:00Z">
            <w:rPr>
              <w:ins w:id="286" w:author="Mor Mitrani" w:date="2026-07-06T21:20:00Z"/>
              <w:b/>
              <w:bCs/>
              <w:sz w:val="34"/>
              <w:szCs w:val="34"/>
              <w:lang w:val="en-IL"/>
            </w:rPr>
          </w:rPrChange>
        </w:rPr>
      </w:pPr>
      <w:ins w:id="287" w:author="Mor Mitrani" w:date="2026-07-06T21:20:00Z">
        <w:r w:rsidRPr="00EB45E5">
          <w:rPr>
            <w:sz w:val="20"/>
            <w:szCs w:val="20"/>
            <w:rtl/>
            <w:lang w:val="en-IL"/>
            <w:rPrChange w:id="288" w:author="Mor Mitrani" w:date="2026-07-06T21:20:00Z" w16du:dateUtc="2026-07-06T18:20:00Z">
              <w:rPr>
                <w:b/>
                <w:bCs/>
                <w:sz w:val="34"/>
                <w:szCs w:val="34"/>
                <w:rtl/>
                <w:lang w:val="en-IL"/>
              </w:rPr>
            </w:rPrChange>
          </w:rPr>
          <w:t>התחברות מאובטחת למנהלות גיל רך ברשויות</w:t>
        </w:r>
        <w:r w:rsidRPr="00EB45E5">
          <w:rPr>
            <w:sz w:val="20"/>
            <w:szCs w:val="20"/>
            <w:lang w:val="en-IL"/>
            <w:rPrChange w:id="289" w:author="Mor Mitrani" w:date="2026-07-06T21:20:00Z" w16du:dateUtc="2026-07-06T18:20:00Z">
              <w:rPr>
                <w:b/>
                <w:bCs/>
                <w:sz w:val="34"/>
                <w:szCs w:val="34"/>
                <w:lang w:val="en-IL"/>
              </w:rPr>
            </w:rPrChange>
          </w:rPr>
          <w:t>.</w:t>
        </w:r>
      </w:ins>
    </w:p>
    <w:p w14:paraId="4E07556A" w14:textId="77777777" w:rsidR="00EB45E5" w:rsidRPr="00EB45E5" w:rsidRDefault="00EB45E5" w:rsidP="00EB45E5">
      <w:pPr>
        <w:pStyle w:val="Heading2"/>
        <w:numPr>
          <w:ilvl w:val="0"/>
          <w:numId w:val="15"/>
        </w:numPr>
        <w:bidi/>
        <w:spacing w:after="80"/>
        <w:rPr>
          <w:ins w:id="290" w:author="Mor Mitrani" w:date="2026-07-06T21:20:00Z"/>
          <w:sz w:val="20"/>
          <w:szCs w:val="20"/>
          <w:lang w:val="en-IL"/>
          <w:rPrChange w:id="291" w:author="Mor Mitrani" w:date="2026-07-06T21:20:00Z" w16du:dateUtc="2026-07-06T18:20:00Z">
            <w:rPr>
              <w:ins w:id="292" w:author="Mor Mitrani" w:date="2026-07-06T21:20:00Z"/>
              <w:b/>
              <w:bCs/>
              <w:sz w:val="34"/>
              <w:szCs w:val="34"/>
              <w:lang w:val="en-IL"/>
            </w:rPr>
          </w:rPrChange>
        </w:rPr>
      </w:pPr>
      <w:ins w:id="293" w:author="Mor Mitrani" w:date="2026-07-06T21:20:00Z">
        <w:r w:rsidRPr="00EB45E5">
          <w:rPr>
            <w:sz w:val="20"/>
            <w:szCs w:val="20"/>
            <w:rtl/>
            <w:lang w:val="en-IL"/>
            <w:rPrChange w:id="294" w:author="Mor Mitrani" w:date="2026-07-06T21:20:00Z" w16du:dateUtc="2026-07-06T18:20:00Z">
              <w:rPr>
                <w:b/>
                <w:bCs/>
                <w:sz w:val="34"/>
                <w:szCs w:val="34"/>
                <w:rtl/>
                <w:lang w:val="en-IL"/>
              </w:rPr>
            </w:rPrChange>
          </w:rPr>
          <w:t>הצגת טבלת מסגרות מרכזית הכוללת שם מסגרת, כתובת, סוג מסגרת, סטטוס רישוי, מקור מידע, תאריך עדכון וסטטוס תיקוף</w:t>
        </w:r>
        <w:r w:rsidRPr="00EB45E5">
          <w:rPr>
            <w:sz w:val="20"/>
            <w:szCs w:val="20"/>
            <w:lang w:val="en-IL"/>
            <w:rPrChange w:id="295" w:author="Mor Mitrani" w:date="2026-07-06T21:20:00Z" w16du:dateUtc="2026-07-06T18:20:00Z">
              <w:rPr>
                <w:b/>
                <w:bCs/>
                <w:sz w:val="34"/>
                <w:szCs w:val="34"/>
                <w:lang w:val="en-IL"/>
              </w:rPr>
            </w:rPrChange>
          </w:rPr>
          <w:t>.</w:t>
        </w:r>
      </w:ins>
    </w:p>
    <w:p w14:paraId="0A64903D" w14:textId="77777777" w:rsidR="00EB45E5" w:rsidRPr="00EB45E5" w:rsidRDefault="00EB45E5" w:rsidP="00EB45E5">
      <w:pPr>
        <w:pStyle w:val="Heading2"/>
        <w:numPr>
          <w:ilvl w:val="0"/>
          <w:numId w:val="15"/>
        </w:numPr>
        <w:bidi/>
        <w:spacing w:after="80"/>
        <w:rPr>
          <w:ins w:id="296" w:author="Mor Mitrani" w:date="2026-07-06T21:20:00Z"/>
          <w:sz w:val="20"/>
          <w:szCs w:val="20"/>
          <w:lang w:val="en-IL"/>
          <w:rPrChange w:id="297" w:author="Mor Mitrani" w:date="2026-07-06T21:20:00Z" w16du:dateUtc="2026-07-06T18:20:00Z">
            <w:rPr>
              <w:ins w:id="298" w:author="Mor Mitrani" w:date="2026-07-06T21:20:00Z"/>
              <w:b/>
              <w:bCs/>
              <w:sz w:val="34"/>
              <w:szCs w:val="34"/>
              <w:lang w:val="en-IL"/>
            </w:rPr>
          </w:rPrChange>
        </w:rPr>
      </w:pPr>
      <w:ins w:id="299" w:author="Mor Mitrani" w:date="2026-07-06T21:20:00Z">
        <w:r w:rsidRPr="00EB45E5">
          <w:rPr>
            <w:sz w:val="20"/>
            <w:szCs w:val="20"/>
            <w:rtl/>
            <w:lang w:val="en-IL"/>
            <w:rPrChange w:id="300" w:author="Mor Mitrani" w:date="2026-07-06T21:20:00Z" w16du:dateUtc="2026-07-06T18:20:00Z">
              <w:rPr>
                <w:b/>
                <w:bCs/>
                <w:sz w:val="34"/>
                <w:szCs w:val="34"/>
                <w:rtl/>
                <w:lang w:val="en-IL"/>
              </w:rPr>
            </w:rPrChange>
          </w:rPr>
          <w:t>איחוד נתונים ממספר מקורות מידע זמינים, בדגש על מקורות ממשלתיים, מקורות בעלי</w:t>
        </w:r>
        <w:r w:rsidRPr="00EB45E5">
          <w:rPr>
            <w:sz w:val="20"/>
            <w:szCs w:val="20"/>
            <w:lang w:val="en-IL"/>
            <w:rPrChange w:id="301" w:author="Mor Mitrani" w:date="2026-07-06T21:20:00Z" w16du:dateUtc="2026-07-06T18:20:00Z">
              <w:rPr>
                <w:b/>
                <w:bCs/>
                <w:sz w:val="34"/>
                <w:szCs w:val="34"/>
                <w:lang w:val="en-IL"/>
              </w:rPr>
            </w:rPrChange>
          </w:rPr>
          <w:t xml:space="preserve"> API </w:t>
        </w:r>
        <w:r w:rsidRPr="00EB45E5">
          <w:rPr>
            <w:sz w:val="20"/>
            <w:szCs w:val="20"/>
            <w:rtl/>
            <w:lang w:val="en-IL"/>
            <w:rPrChange w:id="302" w:author="Mor Mitrani" w:date="2026-07-06T21:20:00Z" w16du:dateUtc="2026-07-06T18:20:00Z">
              <w:rPr>
                <w:b/>
                <w:bCs/>
                <w:sz w:val="34"/>
                <w:szCs w:val="34"/>
                <w:rtl/>
                <w:lang w:val="en-IL"/>
              </w:rPr>
            </w:rPrChange>
          </w:rPr>
          <w:t>וקובץ ידני שמעלה הרשות</w:t>
        </w:r>
        <w:r w:rsidRPr="00EB45E5">
          <w:rPr>
            <w:sz w:val="20"/>
            <w:szCs w:val="20"/>
            <w:lang w:val="en-IL"/>
            <w:rPrChange w:id="303" w:author="Mor Mitrani" w:date="2026-07-06T21:20:00Z" w16du:dateUtc="2026-07-06T18:20:00Z">
              <w:rPr>
                <w:b/>
                <w:bCs/>
                <w:sz w:val="34"/>
                <w:szCs w:val="34"/>
                <w:lang w:val="en-IL"/>
              </w:rPr>
            </w:rPrChange>
          </w:rPr>
          <w:t>.</w:t>
        </w:r>
      </w:ins>
    </w:p>
    <w:p w14:paraId="4EFE27A3" w14:textId="77777777" w:rsidR="00EB45E5" w:rsidRPr="00EB45E5" w:rsidRDefault="00EB45E5" w:rsidP="00EB45E5">
      <w:pPr>
        <w:pStyle w:val="Heading2"/>
        <w:numPr>
          <w:ilvl w:val="0"/>
          <w:numId w:val="15"/>
        </w:numPr>
        <w:bidi/>
        <w:spacing w:after="80"/>
        <w:rPr>
          <w:ins w:id="304" w:author="Mor Mitrani" w:date="2026-07-06T21:20:00Z"/>
          <w:sz w:val="20"/>
          <w:szCs w:val="20"/>
          <w:lang w:val="en-IL"/>
          <w:rPrChange w:id="305" w:author="Mor Mitrani" w:date="2026-07-06T21:20:00Z" w16du:dateUtc="2026-07-06T18:20:00Z">
            <w:rPr>
              <w:ins w:id="306" w:author="Mor Mitrani" w:date="2026-07-06T21:20:00Z"/>
              <w:b/>
              <w:bCs/>
              <w:sz w:val="34"/>
              <w:szCs w:val="34"/>
              <w:lang w:val="en-IL"/>
            </w:rPr>
          </w:rPrChange>
        </w:rPr>
      </w:pPr>
      <w:ins w:id="307" w:author="Mor Mitrani" w:date="2026-07-06T21:20:00Z">
        <w:r w:rsidRPr="00EB45E5">
          <w:rPr>
            <w:sz w:val="20"/>
            <w:szCs w:val="20"/>
            <w:rtl/>
            <w:lang w:val="en-IL"/>
            <w:rPrChange w:id="308" w:author="Mor Mitrani" w:date="2026-07-06T21:20:00Z" w16du:dateUtc="2026-07-06T18:20:00Z">
              <w:rPr>
                <w:b/>
                <w:bCs/>
                <w:sz w:val="34"/>
                <w:szCs w:val="34"/>
                <w:rtl/>
                <w:lang w:val="en-IL"/>
              </w:rPr>
            </w:rPrChange>
          </w:rPr>
          <w:t>זיהוי כפילויות בסיסי בין מקורות מידע שונים</w:t>
        </w:r>
        <w:r w:rsidRPr="00EB45E5">
          <w:rPr>
            <w:sz w:val="20"/>
            <w:szCs w:val="20"/>
            <w:lang w:val="en-IL"/>
            <w:rPrChange w:id="309" w:author="Mor Mitrani" w:date="2026-07-06T21:20:00Z" w16du:dateUtc="2026-07-06T18:20:00Z">
              <w:rPr>
                <w:b/>
                <w:bCs/>
                <w:sz w:val="34"/>
                <w:szCs w:val="34"/>
                <w:lang w:val="en-IL"/>
              </w:rPr>
            </w:rPrChange>
          </w:rPr>
          <w:t>.</w:t>
        </w:r>
      </w:ins>
    </w:p>
    <w:p w14:paraId="074369E4" w14:textId="77777777" w:rsidR="00EB45E5" w:rsidRPr="00EB45E5" w:rsidRDefault="00EB45E5" w:rsidP="00EB45E5">
      <w:pPr>
        <w:pStyle w:val="Heading2"/>
        <w:numPr>
          <w:ilvl w:val="0"/>
          <w:numId w:val="15"/>
        </w:numPr>
        <w:bidi/>
        <w:spacing w:after="80"/>
        <w:rPr>
          <w:ins w:id="310" w:author="Mor Mitrani" w:date="2026-07-06T21:20:00Z"/>
          <w:sz w:val="20"/>
          <w:szCs w:val="20"/>
          <w:lang w:val="en-IL"/>
          <w:rPrChange w:id="311" w:author="Mor Mitrani" w:date="2026-07-06T21:20:00Z" w16du:dateUtc="2026-07-06T18:20:00Z">
            <w:rPr>
              <w:ins w:id="312" w:author="Mor Mitrani" w:date="2026-07-06T21:20:00Z"/>
              <w:b/>
              <w:bCs/>
              <w:sz w:val="34"/>
              <w:szCs w:val="34"/>
              <w:lang w:val="en-IL"/>
            </w:rPr>
          </w:rPrChange>
        </w:rPr>
      </w:pPr>
      <w:ins w:id="313" w:author="Mor Mitrani" w:date="2026-07-06T21:20:00Z">
        <w:r w:rsidRPr="00EB45E5">
          <w:rPr>
            <w:sz w:val="20"/>
            <w:szCs w:val="20"/>
            <w:rtl/>
            <w:lang w:val="en-IL"/>
            <w:rPrChange w:id="314" w:author="Mor Mitrani" w:date="2026-07-06T21:20:00Z" w16du:dateUtc="2026-07-06T18:20:00Z">
              <w:rPr>
                <w:b/>
                <w:bCs/>
                <w:sz w:val="34"/>
                <w:szCs w:val="34"/>
                <w:rtl/>
                <w:lang w:val="en-IL"/>
              </w:rPr>
            </w:rPrChange>
          </w:rPr>
          <w:t>סימון מסגרות הדורשות תיקוף ידני</w:t>
        </w:r>
        <w:r w:rsidRPr="00EB45E5">
          <w:rPr>
            <w:sz w:val="20"/>
            <w:szCs w:val="20"/>
            <w:lang w:val="en-IL"/>
            <w:rPrChange w:id="315" w:author="Mor Mitrani" w:date="2026-07-06T21:20:00Z" w16du:dateUtc="2026-07-06T18:20:00Z">
              <w:rPr>
                <w:b/>
                <w:bCs/>
                <w:sz w:val="34"/>
                <w:szCs w:val="34"/>
                <w:lang w:val="en-IL"/>
              </w:rPr>
            </w:rPrChange>
          </w:rPr>
          <w:t>.</w:t>
        </w:r>
      </w:ins>
    </w:p>
    <w:p w14:paraId="404202DB" w14:textId="77777777" w:rsidR="00EB45E5" w:rsidRPr="00EB45E5" w:rsidRDefault="00EB45E5" w:rsidP="00EB45E5">
      <w:pPr>
        <w:pStyle w:val="Heading2"/>
        <w:numPr>
          <w:ilvl w:val="0"/>
          <w:numId w:val="15"/>
        </w:numPr>
        <w:bidi/>
        <w:spacing w:after="80"/>
        <w:rPr>
          <w:ins w:id="316" w:author="Mor Mitrani" w:date="2026-07-06T21:20:00Z"/>
          <w:sz w:val="20"/>
          <w:szCs w:val="20"/>
          <w:lang w:val="en-IL"/>
          <w:rPrChange w:id="317" w:author="Mor Mitrani" w:date="2026-07-06T21:20:00Z" w16du:dateUtc="2026-07-06T18:20:00Z">
            <w:rPr>
              <w:ins w:id="318" w:author="Mor Mitrani" w:date="2026-07-06T21:20:00Z"/>
              <w:b/>
              <w:bCs/>
              <w:sz w:val="34"/>
              <w:szCs w:val="34"/>
              <w:lang w:val="en-IL"/>
            </w:rPr>
          </w:rPrChange>
        </w:rPr>
      </w:pPr>
      <w:ins w:id="319" w:author="Mor Mitrani" w:date="2026-07-06T21:20:00Z">
        <w:r w:rsidRPr="00EB45E5">
          <w:rPr>
            <w:sz w:val="20"/>
            <w:szCs w:val="20"/>
            <w:rtl/>
            <w:lang w:val="en-IL"/>
            <w:rPrChange w:id="320" w:author="Mor Mitrani" w:date="2026-07-06T21:20:00Z" w16du:dateUtc="2026-07-06T18:20:00Z">
              <w:rPr>
                <w:b/>
                <w:bCs/>
                <w:sz w:val="34"/>
                <w:szCs w:val="34"/>
                <w:rtl/>
                <w:lang w:val="en-IL"/>
              </w:rPr>
            </w:rPrChange>
          </w:rPr>
          <w:t>אפשרות לעריכה ותיקוף של נתוני מסגרת על ידי מנהלת הגיל הרך</w:t>
        </w:r>
        <w:r w:rsidRPr="00EB45E5">
          <w:rPr>
            <w:sz w:val="20"/>
            <w:szCs w:val="20"/>
            <w:lang w:val="en-IL"/>
            <w:rPrChange w:id="321" w:author="Mor Mitrani" w:date="2026-07-06T21:20:00Z" w16du:dateUtc="2026-07-06T18:20:00Z">
              <w:rPr>
                <w:b/>
                <w:bCs/>
                <w:sz w:val="34"/>
                <w:szCs w:val="34"/>
                <w:lang w:val="en-IL"/>
              </w:rPr>
            </w:rPrChange>
          </w:rPr>
          <w:t>.</w:t>
        </w:r>
      </w:ins>
    </w:p>
    <w:p w14:paraId="3F7459C9" w14:textId="77777777" w:rsidR="00EB45E5" w:rsidRPr="00EB45E5" w:rsidRDefault="00EB45E5" w:rsidP="00EB45E5">
      <w:pPr>
        <w:pStyle w:val="Heading2"/>
        <w:numPr>
          <w:ilvl w:val="0"/>
          <w:numId w:val="15"/>
        </w:numPr>
        <w:bidi/>
        <w:spacing w:after="80"/>
        <w:rPr>
          <w:ins w:id="322" w:author="Mor Mitrani" w:date="2026-07-06T21:20:00Z"/>
          <w:sz w:val="20"/>
          <w:szCs w:val="20"/>
          <w:lang w:val="en-IL"/>
          <w:rPrChange w:id="323" w:author="Mor Mitrani" w:date="2026-07-06T21:20:00Z" w16du:dateUtc="2026-07-06T18:20:00Z">
            <w:rPr>
              <w:ins w:id="324" w:author="Mor Mitrani" w:date="2026-07-06T21:20:00Z"/>
              <w:b/>
              <w:bCs/>
              <w:sz w:val="34"/>
              <w:szCs w:val="34"/>
              <w:lang w:val="en-IL"/>
            </w:rPr>
          </w:rPrChange>
        </w:rPr>
      </w:pPr>
      <w:ins w:id="325" w:author="Mor Mitrani" w:date="2026-07-06T21:20:00Z">
        <w:r w:rsidRPr="00EB45E5">
          <w:rPr>
            <w:sz w:val="20"/>
            <w:szCs w:val="20"/>
            <w:rtl/>
            <w:lang w:val="en-IL"/>
            <w:rPrChange w:id="326" w:author="Mor Mitrani" w:date="2026-07-06T21:20:00Z" w16du:dateUtc="2026-07-06T18:20:00Z">
              <w:rPr>
                <w:b/>
                <w:bCs/>
                <w:sz w:val="34"/>
                <w:szCs w:val="34"/>
                <w:rtl/>
                <w:lang w:val="en-IL"/>
              </w:rPr>
            </w:rPrChange>
          </w:rPr>
          <w:t>ייצוא הנתונים לקובץ</w:t>
        </w:r>
        <w:r w:rsidRPr="00EB45E5">
          <w:rPr>
            <w:sz w:val="20"/>
            <w:szCs w:val="20"/>
            <w:lang w:val="en-IL"/>
            <w:rPrChange w:id="327" w:author="Mor Mitrani" w:date="2026-07-06T21:20:00Z" w16du:dateUtc="2026-07-06T18:20:00Z">
              <w:rPr>
                <w:b/>
                <w:bCs/>
                <w:sz w:val="34"/>
                <w:szCs w:val="34"/>
                <w:lang w:val="en-IL"/>
              </w:rPr>
            </w:rPrChange>
          </w:rPr>
          <w:t xml:space="preserve"> Excel.</w:t>
        </w:r>
      </w:ins>
    </w:p>
    <w:p w14:paraId="6DA53FC5" w14:textId="77777777" w:rsidR="00EB45E5" w:rsidRPr="00EB45E5" w:rsidRDefault="00EB45E5" w:rsidP="00EB45E5">
      <w:pPr>
        <w:pStyle w:val="Heading2"/>
        <w:numPr>
          <w:ilvl w:val="0"/>
          <w:numId w:val="15"/>
        </w:numPr>
        <w:bidi/>
        <w:spacing w:after="80"/>
        <w:rPr>
          <w:ins w:id="328" w:author="Mor Mitrani" w:date="2026-07-06T21:20:00Z"/>
          <w:sz w:val="20"/>
          <w:szCs w:val="20"/>
          <w:lang w:val="en-IL"/>
          <w:rPrChange w:id="329" w:author="Mor Mitrani" w:date="2026-07-06T21:20:00Z" w16du:dateUtc="2026-07-06T18:20:00Z">
            <w:rPr>
              <w:ins w:id="330" w:author="Mor Mitrani" w:date="2026-07-06T21:20:00Z"/>
              <w:b/>
              <w:bCs/>
              <w:sz w:val="34"/>
              <w:szCs w:val="34"/>
              <w:lang w:val="en-IL"/>
            </w:rPr>
          </w:rPrChange>
        </w:rPr>
      </w:pPr>
      <w:ins w:id="331" w:author="Mor Mitrani" w:date="2026-07-06T21:20:00Z">
        <w:r w:rsidRPr="00EB45E5">
          <w:rPr>
            <w:sz w:val="20"/>
            <w:szCs w:val="20"/>
            <w:rtl/>
            <w:lang w:val="en-IL"/>
            <w:rPrChange w:id="332" w:author="Mor Mitrani" w:date="2026-07-06T21:20:00Z" w16du:dateUtc="2026-07-06T18:20:00Z">
              <w:rPr>
                <w:b/>
                <w:bCs/>
                <w:sz w:val="34"/>
                <w:szCs w:val="34"/>
                <w:rtl/>
                <w:lang w:val="en-IL"/>
              </w:rPr>
            </w:rPrChange>
          </w:rPr>
          <w:t>ממשק ניהול בסיסי לניהול משתמשים, רשויות ומקורות מידע</w:t>
        </w:r>
        <w:r w:rsidRPr="00EB45E5">
          <w:rPr>
            <w:sz w:val="20"/>
            <w:szCs w:val="20"/>
            <w:lang w:val="en-IL"/>
            <w:rPrChange w:id="333" w:author="Mor Mitrani" w:date="2026-07-06T21:20:00Z" w16du:dateUtc="2026-07-06T18:20:00Z">
              <w:rPr>
                <w:b/>
                <w:bCs/>
                <w:sz w:val="34"/>
                <w:szCs w:val="34"/>
                <w:lang w:val="en-IL"/>
              </w:rPr>
            </w:rPrChange>
          </w:rPr>
          <w:t>.</w:t>
        </w:r>
      </w:ins>
    </w:p>
    <w:p w14:paraId="778C5AE7" w14:textId="77777777" w:rsidR="00EB45E5" w:rsidRPr="00EB45E5" w:rsidRDefault="00EB45E5" w:rsidP="00EB45E5">
      <w:pPr>
        <w:pStyle w:val="Heading2"/>
        <w:numPr>
          <w:ilvl w:val="0"/>
          <w:numId w:val="15"/>
        </w:numPr>
        <w:bidi/>
        <w:spacing w:after="80"/>
        <w:rPr>
          <w:ins w:id="334" w:author="Mor Mitrani" w:date="2026-07-06T21:20:00Z"/>
          <w:sz w:val="20"/>
          <w:szCs w:val="20"/>
          <w:lang w:val="en-IL"/>
          <w:rPrChange w:id="335" w:author="Mor Mitrani" w:date="2026-07-06T21:20:00Z" w16du:dateUtc="2026-07-06T18:20:00Z">
            <w:rPr>
              <w:ins w:id="336" w:author="Mor Mitrani" w:date="2026-07-06T21:20:00Z"/>
              <w:b/>
              <w:bCs/>
              <w:sz w:val="34"/>
              <w:szCs w:val="34"/>
              <w:lang w:val="en-IL"/>
            </w:rPr>
          </w:rPrChange>
        </w:rPr>
      </w:pPr>
      <w:ins w:id="337" w:author="Mor Mitrani" w:date="2026-07-06T21:20:00Z">
        <w:r w:rsidRPr="00EB45E5">
          <w:rPr>
            <w:sz w:val="20"/>
            <w:szCs w:val="20"/>
            <w:rtl/>
            <w:lang w:val="en-IL"/>
            <w:rPrChange w:id="338" w:author="Mor Mitrani" w:date="2026-07-06T21:20:00Z" w16du:dateUtc="2026-07-06T18:20:00Z">
              <w:rPr>
                <w:b/>
                <w:bCs/>
                <w:sz w:val="34"/>
                <w:szCs w:val="34"/>
                <w:rtl/>
                <w:lang w:val="en-IL"/>
              </w:rPr>
            </w:rPrChange>
          </w:rPr>
          <w:t>תיעוד מקור הנתון ומועד העדכון האחרון</w:t>
        </w:r>
        <w:r w:rsidRPr="00EB45E5">
          <w:rPr>
            <w:sz w:val="20"/>
            <w:szCs w:val="20"/>
            <w:lang w:val="en-IL"/>
            <w:rPrChange w:id="339" w:author="Mor Mitrani" w:date="2026-07-06T21:20:00Z" w16du:dateUtc="2026-07-06T18:20:00Z">
              <w:rPr>
                <w:b/>
                <w:bCs/>
                <w:sz w:val="34"/>
                <w:szCs w:val="34"/>
                <w:lang w:val="en-IL"/>
              </w:rPr>
            </w:rPrChange>
          </w:rPr>
          <w:t>.</w:t>
        </w:r>
      </w:ins>
    </w:p>
    <w:p w14:paraId="1DD61B7C" w14:textId="77777777" w:rsidR="00EB45E5" w:rsidRPr="00EB45E5" w:rsidRDefault="00EB45E5" w:rsidP="00EB45E5">
      <w:pPr>
        <w:pStyle w:val="Heading2"/>
        <w:keepNext w:val="0"/>
        <w:keepLines w:val="0"/>
        <w:bidi/>
        <w:spacing w:after="80"/>
        <w:rPr>
          <w:ins w:id="340" w:author="Mor Mitrani" w:date="2026-07-06T21:19:00Z" w16du:dateUtc="2026-07-06T18:19:00Z"/>
          <w:b/>
          <w:bCs/>
          <w:sz w:val="34"/>
          <w:szCs w:val="34"/>
          <w:rtl/>
          <w:lang w:val="en-IL"/>
          <w:rPrChange w:id="341" w:author="Mor Mitrani" w:date="2026-07-06T21:20:00Z" w16du:dateUtc="2026-07-06T18:20:00Z">
            <w:rPr>
              <w:ins w:id="342" w:author="Mor Mitrani" w:date="2026-07-06T21:19:00Z" w16du:dateUtc="2026-07-06T18:19:00Z"/>
              <w:b/>
              <w:bCs/>
              <w:sz w:val="34"/>
              <w:szCs w:val="34"/>
              <w:rtl/>
            </w:rPr>
          </w:rPrChange>
        </w:rPr>
      </w:pPr>
    </w:p>
    <w:p w14:paraId="3D0081B0" w14:textId="5E73DC45" w:rsidR="004A2766" w:rsidRDefault="00A07BD4" w:rsidP="00EB45E5">
      <w:pPr>
        <w:pStyle w:val="Heading2"/>
        <w:keepNext w:val="0"/>
        <w:keepLines w:val="0"/>
        <w:bidi/>
        <w:spacing w:after="80"/>
        <w:rPr>
          <w:b/>
          <w:bCs/>
          <w:sz w:val="34"/>
          <w:szCs w:val="34"/>
        </w:rPr>
      </w:pPr>
      <w:commentRangeStart w:id="343"/>
      <w:r>
        <w:rPr>
          <w:b/>
          <w:bCs/>
          <w:sz w:val="34"/>
          <w:szCs w:val="34"/>
          <w:rtl/>
        </w:rPr>
        <w:t>7. רשימת מסכים נדרשים לפיתוח</w:t>
      </w:r>
      <w:commentRangeEnd w:id="343"/>
      <w:r>
        <w:rPr>
          <w:rStyle w:val="CommentReference"/>
          <w:b/>
          <w:bCs/>
          <w:sz w:val="34"/>
          <w:szCs w:val="34"/>
        </w:rPr>
        <w:commentReference w:id="343"/>
      </w:r>
    </w:p>
    <w:p w14:paraId="577C0445" w14:textId="77777777" w:rsidR="004A2766" w:rsidRDefault="00A07BD4">
      <w:pPr>
        <w:pStyle w:val="Heading3"/>
        <w:keepNext w:val="0"/>
        <w:keepLines w:val="0"/>
        <w:bidi/>
        <w:spacing w:before="280"/>
        <w:rPr>
          <w:b/>
          <w:bCs/>
          <w:color w:val="000000"/>
          <w:sz w:val="26"/>
          <w:szCs w:val="26"/>
        </w:rPr>
      </w:pPr>
      <w:bookmarkStart w:id="344" w:name="_brlq1dmd287c" w:colFirst="0" w:colLast="0"/>
      <w:bookmarkEnd w:id="344"/>
      <w:r>
        <w:rPr>
          <w:b/>
          <w:bCs/>
          <w:color w:val="000000"/>
          <w:sz w:val="26"/>
          <w:szCs w:val="26"/>
          <w:rtl/>
        </w:rPr>
        <w:t>7.1 צד משתמש (Frontend / Client)</w:t>
      </w:r>
    </w:p>
    <w:p w14:paraId="4BBCA1E8" w14:textId="77777777" w:rsidR="004A2766" w:rsidRDefault="00A07BD4">
      <w:pPr>
        <w:numPr>
          <w:ilvl w:val="0"/>
          <w:numId w:val="1"/>
        </w:numPr>
        <w:bidi/>
        <w:spacing w:before="240"/>
      </w:pPr>
      <w:del w:id="345" w:author="Claude" w:date="2026-07-06T00:00:00Z">
        <w:r>
          <w:rPr>
            <w:b/>
            <w:bCs/>
            <w:rtl/>
          </w:rPr>
          <w:delText>[שם מסך/רכיב 1 - למשל: מסך בית / הרשמה]:</w:delText>
        </w:r>
      </w:del>
      <w:ins w:id="346" w:author="Claude" w:date="2026-07-06T00:00:00Z">
        <w:r>
          <w:rPr>
            <w:rFonts w:hint="cs"/>
            <w:b/>
            <w:bCs/>
            <w:rtl/>
          </w:rPr>
          <w:t>מסך התחברות (Login):</w:t>
        </w:r>
      </w:ins>
    </w:p>
    <w:p w14:paraId="1E9C2F21" w14:textId="77777777" w:rsidR="004A2766" w:rsidRDefault="00A07BD4">
      <w:pPr>
        <w:numPr>
          <w:ilvl w:val="1"/>
          <w:numId w:val="1"/>
        </w:numPr>
        <w:bidi/>
      </w:pPr>
      <w:del w:id="347" w:author="Claude" w:date="2026-07-06T00:00:00Z">
        <w:r>
          <w:rPr>
            <w:rtl/>
          </w:rPr>
          <w:delText>[תיאור תכולת המסך, טפסים, כפתורי פעולה מרכזיים להמרה].</w:delText>
        </w:r>
      </w:del>
      <w:ins w:id="348" w:author="Claude" w:date="2026-07-06T00:00:00Z">
        <w:r>
          <w:rPr>
            <w:rFonts w:hint="cs"/>
            <w:rtl/>
          </w:rPr>
          <w:t>שם משתמש/סיסמה עבור מנהלת גיל הרך, עם אפשרות שחזור סיסמה.</w:t>
        </w:r>
      </w:ins>
    </w:p>
    <w:p w14:paraId="68C8C367" w14:textId="77777777" w:rsidR="004A2766" w:rsidRDefault="00A07BD4">
      <w:pPr>
        <w:numPr>
          <w:ilvl w:val="0"/>
          <w:numId w:val="1"/>
        </w:numPr>
        <w:bidi/>
      </w:pPr>
      <w:del w:id="349" w:author="Claude" w:date="2026-07-06T00:00:00Z">
        <w:r>
          <w:rPr>
            <w:b/>
            <w:bCs/>
            <w:rtl/>
          </w:rPr>
          <w:delText>[שם מסך/רכיב 2 - למשל: לוח בקרה אישי (Dashboard)]:</w:delText>
        </w:r>
      </w:del>
      <w:ins w:id="350" w:author="Claude" w:date="2026-07-06T00:00:00Z">
        <w:r>
          <w:rPr>
            <w:rFonts w:hint="cs"/>
            <w:b/>
            <w:bCs/>
            <w:rtl/>
          </w:rPr>
          <w:t>לוח בקרה ראשי (Dashboard):</w:t>
        </w:r>
      </w:ins>
    </w:p>
    <w:p w14:paraId="78FD2C05" w14:textId="22E747BE" w:rsidR="004A2766" w:rsidRDefault="00A07BD4">
      <w:pPr>
        <w:numPr>
          <w:ilvl w:val="1"/>
          <w:numId w:val="1"/>
        </w:numPr>
        <w:bidi/>
        <w:spacing w:after="240"/>
      </w:pPr>
      <w:del w:id="351" w:author="Claude" w:date="2026-07-06T00:00:00Z">
        <w:r>
          <w:rPr>
            <w:rtl/>
          </w:rPr>
          <w:lastRenderedPageBreak/>
          <w:delText>[תיאור הנתונים המוצגים למשתמש, פעולות שיוכל לבצע מתוך האזור האישי שלו].</w:delText>
        </w:r>
      </w:del>
      <w:ins w:id="352" w:author="Mor Mitrani" w:date="2026-07-06T20:59:00Z" w16du:dateUtc="2026-07-06T17:59:00Z">
        <w:r w:rsidR="00E14299">
          <w:rPr>
            <w:rFonts w:hint="cs"/>
            <w:rtl/>
          </w:rPr>
          <w:t>ריבועי דאטה</w:t>
        </w:r>
      </w:ins>
      <w:ins w:id="353" w:author="Claude" w:date="2026-07-06T00:00:00Z">
        <w:del w:id="354" w:author="Mor Mitrani" w:date="2026-07-06T20:59:00Z" w16du:dateUtc="2026-07-06T17:59:00Z">
          <w:r w:rsidDel="00E14299">
            <w:rPr>
              <w:rFonts w:hint="cs"/>
              <w:rtl/>
            </w:rPr>
            <w:delText>קארדים</w:delText>
          </w:r>
        </w:del>
        <w:r>
          <w:rPr>
            <w:rFonts w:hint="cs"/>
            <w:rtl/>
          </w:rPr>
          <w:t xml:space="preserve"> עם סך המסגרות שנאספו מכל מקור; טבלת מסגרות (שם, כתובת, סוג מסגרת, סטטוס רישיון, מקור, תאריך עדכון, סטטוס תיקוף); פילטרים (סוג מסגרת, סטטוס רישיון, אזור); חיווי בולט למסגרות הדורשות תיקוף; ייצוא הנתונים לאקסל.</w:t>
        </w:r>
      </w:ins>
    </w:p>
    <w:p w14:paraId="78FD2C06" w14:textId="77777777" w:rsidR="004A2766" w:rsidRDefault="00A07BD4">
      <w:pPr>
        <w:numPr>
          <w:ilvl w:val="0"/>
          <w:numId w:val="1"/>
        </w:numPr>
        <w:bidi/>
      </w:pPr>
      <w:ins w:id="355" w:author="Claude" w:date="2026-07-06T00:00:00Z">
        <w:r>
          <w:rPr>
            <w:rFonts w:hint="cs"/>
            <w:b/>
            <w:bCs/>
            <w:rtl/>
          </w:rPr>
          <w:t>כרטיס מסגרת (תצוגת פרטים):</w:t>
        </w:r>
      </w:ins>
    </w:p>
    <w:p w14:paraId="78FD2C07" w14:textId="77777777" w:rsidR="004A2766" w:rsidRDefault="00A07BD4">
      <w:pPr>
        <w:numPr>
          <w:ilvl w:val="1"/>
          <w:numId w:val="1"/>
        </w:numPr>
        <w:bidi/>
        <w:spacing w:after="240"/>
      </w:pPr>
      <w:ins w:id="356" w:author="Claude" w:date="2026-07-06T00:00:00Z">
        <w:r>
          <w:rPr>
            <w:rFonts w:hint="cs"/>
            <w:rtl/>
          </w:rPr>
          <w:t>פרטי מסגרת בודדת, אפשרות עריכה/תיקוף ידני (סטטוס רישיון, מספר ילדים), והיסטוריית שינויים.</w:t>
        </w:r>
      </w:ins>
    </w:p>
    <w:p w14:paraId="238EA159" w14:textId="77777777" w:rsidR="004A2766" w:rsidRDefault="00A07BD4">
      <w:pPr>
        <w:pStyle w:val="Heading3"/>
        <w:keepNext w:val="0"/>
        <w:keepLines w:val="0"/>
        <w:bidi/>
        <w:spacing w:before="280"/>
        <w:rPr>
          <w:b/>
          <w:bCs/>
          <w:color w:val="000000"/>
          <w:sz w:val="26"/>
          <w:szCs w:val="26"/>
        </w:rPr>
      </w:pPr>
      <w:bookmarkStart w:id="357" w:name="_l5kbb661nhvg" w:colFirst="0" w:colLast="0"/>
      <w:bookmarkEnd w:id="357"/>
      <w:r>
        <w:rPr>
          <w:b/>
          <w:bCs/>
          <w:color w:val="000000"/>
          <w:sz w:val="26"/>
          <w:szCs w:val="26"/>
          <w:rtl/>
        </w:rPr>
        <w:t>7.2 צד ניהול (Admin / Backoffice)</w:t>
      </w:r>
    </w:p>
    <w:p w14:paraId="31D08B9B" w14:textId="77777777" w:rsidR="004A2766" w:rsidRDefault="00A07BD4">
      <w:pPr>
        <w:numPr>
          <w:ilvl w:val="0"/>
          <w:numId w:val="7"/>
        </w:numPr>
        <w:bidi/>
        <w:spacing w:before="240"/>
      </w:pPr>
      <w:del w:id="358" w:author="Claude" w:date="2026-07-06T00:00:00Z">
        <w:r>
          <w:rPr>
            <w:b/>
            <w:bCs/>
            <w:rtl/>
          </w:rPr>
          <w:delText>[שם מסך 1 - מסך התחברות למנהל]:</w:delText>
        </w:r>
      </w:del>
      <w:ins w:id="359" w:author="Claude" w:date="2026-07-06T00:00:00Z">
        <w:r>
          <w:rPr>
            <w:rFonts w:hint="cs"/>
            <w:b/>
            <w:bCs/>
            <w:rtl/>
          </w:rPr>
          <w:t>מסך התחברות למנהל המערכת:</w:t>
        </w:r>
      </w:ins>
    </w:p>
    <w:p w14:paraId="28887C99" w14:textId="77777777" w:rsidR="004A2766" w:rsidRDefault="00A07BD4">
      <w:pPr>
        <w:numPr>
          <w:ilvl w:val="1"/>
          <w:numId w:val="7"/>
        </w:numPr>
        <w:bidi/>
      </w:pPr>
      <w:del w:id="360" w:author="Claude" w:date="2026-07-06T00:00:00Z">
        <w:r>
          <w:rPr>
            <w:rtl/>
          </w:rPr>
          <w:delText>[מנגנון הכניסה, אימות הנתונים ותנאי החסימה].</w:delText>
        </w:r>
      </w:del>
      <w:ins w:id="361" w:author="Claude" w:date="2026-07-06T00:00:00Z">
        <w:r>
          <w:rPr>
            <w:rFonts w:hint="cs"/>
            <w:rtl/>
          </w:rPr>
          <w:t>הזדהות ייעודית למנהל המערכת, נפרדת מכניסת מנהלות הגיל הרך.</w:t>
        </w:r>
      </w:ins>
    </w:p>
    <w:p w14:paraId="1720B168" w14:textId="77777777" w:rsidR="004A2766" w:rsidRDefault="00A07BD4">
      <w:pPr>
        <w:numPr>
          <w:ilvl w:val="0"/>
          <w:numId w:val="7"/>
        </w:numPr>
        <w:bidi/>
      </w:pPr>
      <w:del w:id="362" w:author="Claude" w:date="2026-07-06T00:00:00Z">
        <w:r>
          <w:rPr>
            <w:b/>
            <w:bCs/>
            <w:rtl/>
          </w:rPr>
          <w:delText>[שם מסך 2 - ניהול משתמשים/תוכן]:</w:delText>
        </w:r>
      </w:del>
      <w:ins w:id="363" w:author="Claude" w:date="2026-07-06T00:00:00Z">
        <w:r>
          <w:rPr>
            <w:rFonts w:hint="cs"/>
            <w:b/>
            <w:bCs/>
            <w:rtl/>
          </w:rPr>
          <w:t>ניהול משתמשים, רשויות ומקורות מידע:</w:t>
        </w:r>
      </w:ins>
    </w:p>
    <w:p w14:paraId="5C42A29E" w14:textId="77777777" w:rsidR="004A2766" w:rsidRDefault="00A07BD4">
      <w:pPr>
        <w:numPr>
          <w:ilvl w:val="1"/>
          <w:numId w:val="7"/>
        </w:numPr>
        <w:bidi/>
      </w:pPr>
      <w:del w:id="364" w:author="Claude" w:date="2026-07-06T00:00:00Z">
        <w:r>
          <w:rPr>
            <w:rtl/>
          </w:rPr>
          <w:delText>[יכולות עריכה, מחיקה, צפייה בפרטים ושינוי סטטוסים].</w:delText>
        </w:r>
      </w:del>
      <w:ins w:id="365" w:author="Claude" w:date="2026-07-06T00:00:00Z">
        <w:r>
          <w:rPr>
            <w:rFonts w:hint="cs"/>
            <w:rtl/>
          </w:rPr>
          <w:t>הוספה/הסרה של רשויות ומנהלות גיל הרך, שיוך הרשאות, וניהול סטטוס והגדרות של כל מקור מידע (הפעלה/כיבוי, סנכרון ידני).</w:t>
        </w:r>
      </w:ins>
    </w:p>
    <w:p w14:paraId="03657E50" w14:textId="77777777" w:rsidR="004A2766" w:rsidRDefault="00A07BD4">
      <w:pPr>
        <w:numPr>
          <w:ilvl w:val="0"/>
          <w:numId w:val="7"/>
        </w:numPr>
        <w:bidi/>
      </w:pPr>
      <w:del w:id="366" w:author="Claude" w:date="2026-07-06T00:00:00Z">
        <w:r>
          <w:rPr>
            <w:b/>
            <w:bCs/>
            <w:rtl/>
          </w:rPr>
          <w:delText>[שם מסך 3 - דוחות וסטטיסטיקה]:</w:delText>
        </w:r>
      </w:del>
      <w:ins w:id="367" w:author="Claude" w:date="2026-07-06T00:00:00Z">
        <w:r>
          <w:rPr>
            <w:rFonts w:hint="cs"/>
            <w:b/>
            <w:bCs/>
            <w:rtl/>
          </w:rPr>
          <w:t>דוחות ובקרה:</w:t>
        </w:r>
      </w:ins>
    </w:p>
    <w:p w14:paraId="67AB80A7" w14:textId="77777777" w:rsidR="004A2766" w:rsidRDefault="00A07BD4">
      <w:pPr>
        <w:numPr>
          <w:ilvl w:val="1"/>
          <w:numId w:val="7"/>
        </w:numPr>
        <w:bidi/>
        <w:spacing w:after="240"/>
      </w:pPr>
      <w:del w:id="368" w:author="Claude" w:date="2026-07-06T00:00:00Z">
        <w:r>
          <w:rPr>
            <w:rtl/>
          </w:rPr>
          <w:delText>[סינונים (תאריכים, סוגי פעולות), תצוגה טבלאית וייצוא נתונים ל-</w:delText>
        </w:r>
      </w:del>
      <w:ins w:id="369" w:author="Claude" w:date="2026-07-06T00:00:00Z">
        <w:r>
          <w:rPr>
            <w:rFonts w:hint="cs"/>
            <w:rtl/>
          </w:rPr>
          <w:t>לוג שינויים לכל מסגרת, סטטוס עדכניות כל מקור מידע, דוח שימוש של מנהלות הגיל הרך, סינונים (תאריכים, רשות), תצוגה טבלאית וייצוא נתונים ל-</w:t>
        </w:r>
      </w:ins>
      <w:r>
        <w:rPr>
          <w:rtl/>
        </w:rPr>
        <w:t>CSV/Excel</w:t>
      </w:r>
      <w:del w:id="370" w:author="Claude" w:date="2026-07-06T00:00:00Z">
        <w:r>
          <w:rPr>
            <w:rtl/>
          </w:rPr>
          <w:delText>].</w:delText>
        </w:r>
      </w:del>
      <w:ins w:id="371" w:author="Claude" w:date="2026-07-06T00:00:00Z">
        <w:r>
          <w:rPr>
            <w:rFonts w:hint="cs"/>
            <w:rtl/>
          </w:rPr>
          <w:t>.</w:t>
        </w:r>
      </w:ins>
    </w:p>
    <w:p w14:paraId="286B0AFB" w14:textId="77777777" w:rsidR="000534A0" w:rsidRDefault="000534A0" w:rsidP="000534A0">
      <w:pPr>
        <w:bidi/>
        <w:spacing w:after="240"/>
        <w:rPr>
          <w:rtl/>
        </w:rPr>
      </w:pPr>
    </w:p>
    <w:p w14:paraId="2F38325B" w14:textId="23977ABD" w:rsidR="000534A0" w:rsidRDefault="000534A0" w:rsidP="000534A0">
      <w:pPr>
        <w:bidi/>
        <w:spacing w:after="240"/>
      </w:pPr>
      <w:r>
        <w:rPr>
          <w:noProof/>
          <w:rtl/>
        </w:rPr>
        <w:drawing>
          <wp:inline distT="0" distB="0" distL="0" distR="0" wp14:anchorId="054C6C85" wp14:editId="0D3457F6">
            <wp:extent cx="5943600" cy="2811780"/>
            <wp:effectExtent l="0" t="0" r="0" b="7620"/>
            <wp:docPr id="5488712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1261" name=""/>
                    <pic:cNvPicPr/>
                  </pic:nvPicPr>
                  <pic:blipFill>
                    <a:blip r:embed="rId14"/>
                    <a:stretch>
                      <a:fillRect/>
                    </a:stretch>
                  </pic:blipFill>
                  <pic:spPr>
                    <a:xfrm>
                      <a:off x="0" y="0"/>
                      <a:ext cx="5943600" cy="2811780"/>
                    </a:xfrm>
                    <a:prstGeom prst="rect">
                      <a:avLst/>
                    </a:prstGeom>
                  </pic:spPr>
                </pic:pic>
              </a:graphicData>
            </a:graphic>
          </wp:inline>
        </w:drawing>
      </w:r>
    </w:p>
    <w:p w14:paraId="39736C59" w14:textId="77777777" w:rsidR="004A2766" w:rsidRDefault="00A07BD4">
      <w:pPr>
        <w:pStyle w:val="Heading2"/>
        <w:keepNext w:val="0"/>
        <w:keepLines w:val="0"/>
        <w:bidi/>
        <w:spacing w:after="80"/>
        <w:rPr>
          <w:b/>
          <w:bCs/>
          <w:sz w:val="34"/>
          <w:szCs w:val="34"/>
        </w:rPr>
      </w:pPr>
      <w:bookmarkStart w:id="372" w:name="_npx8xp9ekhht" w:colFirst="0" w:colLast="0"/>
      <w:bookmarkEnd w:id="372"/>
      <w:r>
        <w:rPr>
          <w:b/>
          <w:bCs/>
          <w:sz w:val="34"/>
          <w:szCs w:val="34"/>
          <w:rtl/>
        </w:rPr>
        <w:lastRenderedPageBreak/>
        <w:t>8. פיתוחים עתידיים (Phase 2+)</w:t>
      </w:r>
    </w:p>
    <w:p w14:paraId="1C105878" w14:textId="77777777" w:rsidR="004A2766" w:rsidRDefault="00A07BD4">
      <w:pPr>
        <w:pStyle w:val="Heading3"/>
        <w:keepNext w:val="0"/>
        <w:keepLines w:val="0"/>
        <w:bidi/>
        <w:spacing w:before="280"/>
        <w:rPr>
          <w:b/>
          <w:bCs/>
          <w:color w:val="000000"/>
          <w:sz w:val="26"/>
          <w:szCs w:val="26"/>
        </w:rPr>
      </w:pPr>
      <w:bookmarkStart w:id="373" w:name="_wll7968sf8b3" w:colFirst="0" w:colLast="0"/>
      <w:bookmarkEnd w:id="373"/>
      <w:r>
        <w:rPr>
          <w:b/>
          <w:bCs/>
          <w:color w:val="000000"/>
          <w:sz w:val="26"/>
          <w:szCs w:val="26"/>
          <w:rtl/>
        </w:rPr>
        <w:t>8.1 פיצ'רים ויכולות הרחבה</w:t>
      </w:r>
    </w:p>
    <w:p w14:paraId="3A1EA7AB" w14:textId="77777777" w:rsidR="004A2766" w:rsidRDefault="00A07BD4">
      <w:pPr>
        <w:bidi/>
        <w:spacing w:before="240" w:after="240"/>
        <w:rPr>
          <w:del w:id="374" w:author="Claude" w:date="2026-07-06T00:00:00Z"/>
        </w:rPr>
      </w:pPr>
      <w:del w:id="375" w:author="Claude" w:date="2026-07-06T00:00:00Z">
        <w:r>
          <w:rPr>
            <w:rtl/>
          </w:rPr>
          <w:delText>[תארו כאן בקשות או דרישות טכניות שעלו במהלך שלבי האפיון והוחלט לדחות לשלבים מאוחרים יותר (למשל: הוספת מערכת התראות Push, מנגנון המלצות מותאם אישית, תמיכה בריבוי שפות)].</w:delText>
        </w:r>
      </w:del>
    </w:p>
    <w:p w14:paraId="4CEE00AE" w14:textId="4952C89E" w:rsidR="004E426C" w:rsidDel="00EB45E5" w:rsidRDefault="00EB45E5" w:rsidP="004E426C">
      <w:pPr>
        <w:bidi/>
        <w:spacing w:before="240" w:after="240"/>
        <w:rPr>
          <w:del w:id="376" w:author="Mor Mitrani" w:date="2026-07-06T21:21:00Z" w16du:dateUtc="2026-07-06T18:21:00Z"/>
          <w:color w:val="0070C0"/>
          <w:rtl/>
        </w:rPr>
      </w:pPr>
      <w:ins w:id="377" w:author="Mor Mitrani" w:date="2026-07-06T21:21:00Z" w16du:dateUtc="2026-07-06T18:21:00Z">
        <w:r>
          <w:rPr>
            <w:rtl/>
          </w:rPr>
          <w:t>בשלב עתידי בלבד תיבחן היתכנות משפטית, טכנולוגית ואתית לשימוש במקורות מידע קהילתיים, כגון קבוצות פייסבוק או וואטסאפ. יכולת זו אינה חלק מתכולת ה</w:t>
        </w:r>
        <w:r>
          <w:t xml:space="preserve">-MVP </w:t>
        </w:r>
        <w:r>
          <w:rPr>
            <w:rtl/>
          </w:rPr>
          <w:t>ותידרש לה בחינה נפרדת</w:t>
        </w:r>
        <w:r>
          <w:t>.</w:t>
        </w:r>
      </w:ins>
      <w:del w:id="378" w:author="Mor Mitrani" w:date="2026-07-06T21:21:00Z" w16du:dateUtc="2026-07-06T18:21:00Z">
        <w:r w:rsidR="005F0C64" w:rsidDel="00EB45E5">
          <w:rPr>
            <w:rFonts w:hint="cs"/>
            <w:color w:val="0070C0"/>
            <w:rtl/>
          </w:rPr>
          <w:delText>יכולת להתחבר לקבוצות קהילתיות (פייסבוק, וואטספ) ולכרות משם מידע</w:delText>
        </w:r>
      </w:del>
    </w:p>
    <w:p w14:paraId="21172622" w14:textId="5907DF58" w:rsidR="005F0C64" w:rsidRPr="005F0C64" w:rsidRDefault="005F0C64" w:rsidP="005F0C64">
      <w:pPr>
        <w:bidi/>
        <w:spacing w:before="240" w:after="240"/>
        <w:rPr>
          <w:color w:val="0070C0"/>
        </w:rPr>
      </w:pPr>
      <w:r>
        <w:rPr>
          <w:rFonts w:hint="cs"/>
          <w:color w:val="0070C0"/>
          <w:rtl/>
        </w:rPr>
        <w:t>ייתכן והרחבה לתוסף שיאפשר שליחת סמסים</w:t>
      </w:r>
    </w:p>
    <w:p w14:paraId="45132E2D" w14:textId="77777777" w:rsidR="004A2766" w:rsidRDefault="00A07BD4">
      <w:pPr>
        <w:pStyle w:val="Heading3"/>
        <w:keepNext w:val="0"/>
        <w:keepLines w:val="0"/>
        <w:bidi/>
        <w:spacing w:before="280"/>
        <w:rPr>
          <w:b/>
          <w:bCs/>
          <w:color w:val="000000"/>
          <w:sz w:val="26"/>
          <w:szCs w:val="26"/>
        </w:rPr>
      </w:pPr>
      <w:bookmarkStart w:id="379" w:name="_d416wm3tr4zl" w:colFirst="0" w:colLast="0"/>
      <w:bookmarkEnd w:id="379"/>
      <w:r>
        <w:rPr>
          <w:b/>
          <w:bCs/>
          <w:color w:val="000000"/>
          <w:sz w:val="26"/>
          <w:szCs w:val="26"/>
          <w:rtl/>
        </w:rPr>
        <w:t>8.2 אינטגרציות נוספות</w:t>
      </w:r>
    </w:p>
    <w:p w14:paraId="0BDF5323" w14:textId="77777777" w:rsidR="004A2766" w:rsidRDefault="00A07BD4">
      <w:pPr>
        <w:bidi/>
        <w:spacing w:before="240" w:after="240"/>
        <w:rPr>
          <w:del w:id="380" w:author="Claude" w:date="2026-07-06T00:00:00Z"/>
        </w:rPr>
      </w:pPr>
      <w:del w:id="381" w:author="Claude" w:date="2026-07-06T00:00:00Z">
        <w:r>
          <w:rPr>
            <w:rtl/>
          </w:rPr>
          <w:delText>[תארו מערכות ארגוניות או צד-שלישי שטרם חוברו למערכת ושישולבו בעתיד, כדי לאפשר לצוות הפיתוח להשאיר עבורן "דלת פתוחה" בקוד (למשל: חיבור לפלטפורמת שיווק אוטומטית בעתיד)].</w:delText>
        </w:r>
      </w:del>
    </w:p>
    <w:p w14:paraId="11851094" w14:textId="5F404CB8" w:rsidR="004A2766" w:rsidRPr="00B97E45" w:rsidRDefault="00B97E45">
      <w:pPr>
        <w:bidi/>
        <w:spacing w:before="240" w:after="240"/>
        <w:rPr>
          <w:color w:val="0070C0"/>
        </w:rPr>
      </w:pPr>
      <w:r>
        <w:rPr>
          <w:rFonts w:hint="cs"/>
          <w:color w:val="0070C0"/>
          <w:rtl/>
        </w:rPr>
        <w:t>חיבור למפת הטף?</w:t>
      </w:r>
      <w:ins w:id="382" w:author="Claude" w:date="2026-07-06T00:00:00Z">
        <w:r>
          <w:rPr>
            <w:rFonts w:hint="cs"/>
            <w:rtl/>
          </w:rPr>
          <w:t xml:space="preserve"> אפשרות עתידית נוספת: אינטגרציה עם דשבורדים ארציים (כגון נובה מידות) ו/או מערכות משרד החינוך, בהתאם להתפתחות הפרויקט.</w:t>
        </w:r>
      </w:ins>
    </w:p>
    <w:sectPr w:rsidR="004A2766" w:rsidRPr="00B97E45">
      <w:headerReference w:type="default" r:id="rId15"/>
      <w:footerReference w:type="default" r:id="rId16"/>
      <w:pgSz w:w="12240" w:h="15840"/>
      <w:pgMar w:top="1440" w:right="1440" w:bottom="1440" w:left="1440" w:header="720" w:footer="720" w:gutter="0"/>
      <w:pgNumType w:start="1"/>
      <w:cols w:space="720"/>
      <w:bidi/>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0" w:author="Noa Hashdi" w:date="2026-07-01T13:27:00Z" w:initials="NH">
    <w:p w14:paraId="2B475218" w14:textId="77777777" w:rsidR="00D65815" w:rsidRDefault="00D65815" w:rsidP="00D65815">
      <w:pPr>
        <w:pStyle w:val="CommentText"/>
        <w:bidi/>
        <w:jc w:val="right"/>
      </w:pPr>
      <w:r>
        <w:rPr>
          <w:rStyle w:val="CommentReference"/>
        </w:rPr>
        <w:annotationRef/>
      </w:r>
      <w:r>
        <w:rPr>
          <w:rtl/>
        </w:rPr>
        <w:t>מה עוד</w:t>
      </w:r>
      <w:r>
        <w:t>?</w:t>
      </w:r>
    </w:p>
  </w:comment>
  <w:comment w:id="82" w:author="Noa Hashdi" w:date="2026-07-01T14:08:00Z" w:initials="NH">
    <w:p w14:paraId="66FA78AB" w14:textId="77777777" w:rsidR="00DD0CB8" w:rsidRDefault="00DD0CB8" w:rsidP="00DD0CB8">
      <w:pPr>
        <w:pStyle w:val="CommentText"/>
        <w:bidi/>
        <w:jc w:val="right"/>
      </w:pPr>
      <w:r>
        <w:rPr>
          <w:rStyle w:val="CommentReference"/>
        </w:rPr>
        <w:annotationRef/>
      </w:r>
      <w:r>
        <w:rPr>
          <w:rtl/>
        </w:rPr>
        <w:t>את מי נגדיר</w:t>
      </w:r>
      <w:r>
        <w:t>?</w:t>
      </w:r>
    </w:p>
  </w:comment>
  <w:comment w:id="102" w:author="Noa Hashdi" w:date="2026-07-01T14:15:00Z" w:initials="NH">
    <w:p w14:paraId="7A39568F" w14:textId="77777777" w:rsidR="00EF5282" w:rsidRDefault="00EF5282" w:rsidP="00EF5282">
      <w:pPr>
        <w:pStyle w:val="CommentText"/>
        <w:bidi/>
        <w:jc w:val="right"/>
      </w:pPr>
      <w:r>
        <w:rPr>
          <w:rStyle w:val="CommentReference"/>
        </w:rPr>
        <w:annotationRef/>
      </w:r>
      <w:r>
        <w:rPr>
          <w:rtl/>
        </w:rPr>
        <w:t>מור</w:t>
      </w:r>
    </w:p>
  </w:comment>
  <w:comment w:id="138" w:author="Noa Hashdi" w:date="2026-07-01T14:17:00Z" w:initials="NH">
    <w:p w14:paraId="15E398A5" w14:textId="77777777" w:rsidR="00A72096" w:rsidRDefault="00A72096" w:rsidP="00A72096">
      <w:pPr>
        <w:pStyle w:val="CommentText"/>
        <w:bidi/>
        <w:jc w:val="right"/>
      </w:pPr>
      <w:r>
        <w:rPr>
          <w:rStyle w:val="CommentReference"/>
        </w:rPr>
        <w:annotationRef/>
      </w:r>
      <w:r>
        <w:rPr>
          <w:rtl/>
        </w:rPr>
        <w:t>מכניסים</w:t>
      </w:r>
      <w:r>
        <w:t>?</w:t>
      </w:r>
    </w:p>
  </w:comment>
  <w:comment w:id="218" w:author="Noa Hashdi" w:date="2026-07-01T14:22:00Z" w:initials="NH">
    <w:p w14:paraId="271D431A" w14:textId="77777777" w:rsidR="00B03EAE" w:rsidRDefault="00B03EAE" w:rsidP="00B03EAE">
      <w:pPr>
        <w:pStyle w:val="CommentText"/>
        <w:bidi/>
        <w:jc w:val="right"/>
      </w:pPr>
      <w:r>
        <w:rPr>
          <w:rStyle w:val="CommentReference"/>
        </w:rPr>
        <w:annotationRef/>
      </w:r>
      <w:r>
        <w:rPr>
          <w:rtl/>
        </w:rPr>
        <w:t>מור</w:t>
      </w:r>
    </w:p>
  </w:comment>
  <w:comment w:id="234" w:author="Noa Hashdi" w:date="2026-07-01T14:22:00Z" w:initials="NH">
    <w:p w14:paraId="48E203E5" w14:textId="77777777" w:rsidR="00B03EAE" w:rsidRDefault="00B03EAE" w:rsidP="00B03EAE">
      <w:pPr>
        <w:pStyle w:val="CommentText"/>
        <w:bidi/>
        <w:jc w:val="right"/>
      </w:pPr>
      <w:r>
        <w:rPr>
          <w:rStyle w:val="CommentReference"/>
        </w:rPr>
        <w:annotationRef/>
      </w:r>
      <w:r>
        <w:rPr>
          <w:rtl/>
        </w:rPr>
        <w:t>מור</w:t>
      </w:r>
    </w:p>
  </w:comment>
  <w:comment w:id="343" w:author="Ori Feldstein" w:date="2026-06-21T11:41:00Z" w:initials="">
    <w:p w14:paraId="38D9AD59" w14:textId="77777777" w:rsidR="004A2766" w:rsidRDefault="00315F60">
      <w:pPr>
        <w:widowControl w:val="0"/>
        <w:pBdr>
          <w:top w:val="nil"/>
          <w:left w:val="nil"/>
          <w:bottom w:val="nil"/>
          <w:right w:val="nil"/>
          <w:between w:val="nil"/>
        </w:pBdr>
        <w:spacing w:line="240" w:lineRule="auto"/>
        <w:rPr>
          <w:color w:val="000000"/>
        </w:rPr>
      </w:pPr>
      <w:r>
        <w:rPr>
          <w:rStyle w:val="CommentReference"/>
        </w:rPr>
        <w:annotationRef/>
      </w:r>
      <w:r w:rsidR="00A07BD4">
        <w:rPr>
          <w:color w:val="000000"/>
          <w:rtl/>
        </w:rPr>
        <w:t>אפשר להתחיל במשהו כללי, זה לא צריך להיות משהו סופי אבל כן זה עוזר להבין את המורכבות של המערכת, לוגיקות וכו</w:t>
      </w:r>
      <w:r w:rsidR="00A07BD4">
        <w:rPr>
          <w:color w:val="00000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B475218" w15:done="0"/>
  <w15:commentEx w15:paraId="66FA78AB" w15:done="0"/>
  <w15:commentEx w15:paraId="7A39568F" w15:done="0"/>
  <w15:commentEx w15:paraId="15E398A5" w15:done="0"/>
  <w15:commentEx w15:paraId="271D431A" w15:done="0"/>
  <w15:commentEx w15:paraId="48E203E5" w15:done="0"/>
  <w15:commentEx w15:paraId="38D9AD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4BBDD85" w16cex:dateUtc="2026-07-01T10:27:00Z"/>
  <w16cex:commentExtensible w16cex:durableId="02E9DDCF" w16cex:dateUtc="2026-07-01T11:08:00Z"/>
  <w16cex:commentExtensible w16cex:durableId="706CA905" w16cex:dateUtc="2026-07-01T11:15:00Z"/>
  <w16cex:commentExtensible w16cex:durableId="78912AA0" w16cex:dateUtc="2026-07-01T11:17:00Z"/>
  <w16cex:commentExtensible w16cex:durableId="3AA7C9A7" w16cex:dateUtc="2026-07-01T11:22:00Z"/>
  <w16cex:commentExtensible w16cex:durableId="43EC99E6" w16cex:dateUtc="2026-07-01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B475218" w16cid:durableId="14BBDD85"/>
  <w16cid:commentId w16cid:paraId="66FA78AB" w16cid:durableId="02E9DDCF"/>
  <w16cid:commentId w16cid:paraId="7A39568F" w16cid:durableId="706CA905"/>
  <w16cid:commentId w16cid:paraId="15E398A5" w16cid:durableId="78912AA0"/>
  <w16cid:commentId w16cid:paraId="271D431A" w16cid:durableId="3AA7C9A7"/>
  <w16cid:commentId w16cid:paraId="48E203E5" w16cid:durableId="43EC99E6"/>
  <w16cid:commentId w16cid:paraId="38D9AD59" w16cid:durableId="19FE80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79EE9" w14:textId="77777777" w:rsidR="00261423" w:rsidRDefault="00261423">
      <w:pPr>
        <w:spacing w:line="240" w:lineRule="auto"/>
      </w:pPr>
      <w:r>
        <w:separator/>
      </w:r>
    </w:p>
  </w:endnote>
  <w:endnote w:type="continuationSeparator" w:id="0">
    <w:p w14:paraId="2E59A189" w14:textId="77777777" w:rsidR="00261423" w:rsidRDefault="002614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5A62AD-2C9D-F84B-B956-581470274D3A}"/>
    <w:embedBold r:id="rId2" w:fontKey="{12431CDA-5A11-BD44-98AA-08975B6FCF98}"/>
  </w:font>
  <w:font w:name="Symbol">
    <w:panose1 w:val="05050102010706020507"/>
    <w:charset w:val="02"/>
    <w:family w:val="decorative"/>
    <w:pitch w:val="variable"/>
    <w:sig w:usb0="00000000" w:usb1="10000000" w:usb2="00000000" w:usb3="00000000" w:csb0="80000000" w:csb1="00000000"/>
    <w:embedRegular r:id="rId3" w:fontKey="{6C8014B4-30DD-9946-A179-C275BB92B425}"/>
  </w:font>
  <w:font w:name="Courier New">
    <w:panose1 w:val="02070309020205020404"/>
    <w:charset w:val="00"/>
    <w:family w:val="modern"/>
    <w:pitch w:val="fixed"/>
    <w:sig w:usb0="E0002EFF" w:usb1="C0007843" w:usb2="00000009" w:usb3="00000000" w:csb0="000001FF" w:csb1="00000000"/>
    <w:embedRegular r:id="rId4" w:fontKey="{57B14F8F-937A-C640-933A-2FEED2C53D36}"/>
  </w:font>
  <w:font w:name="Wingdings">
    <w:panose1 w:val="05000000000000000000"/>
    <w:charset w:val="4D"/>
    <w:family w:val="decorative"/>
    <w:pitch w:val="variable"/>
    <w:sig w:usb0="00000003" w:usb1="00000000" w:usb2="00000000" w:usb3="00000000" w:csb0="80000001" w:csb1="00000000"/>
    <w:embedRegular r:id="rId5" w:fontKey="{BB0D59B9-062A-A84C-91D5-8DA49913EA84}"/>
  </w:font>
  <w:font w:name="Arial">
    <w:panose1 w:val="020B0604020202020204"/>
    <w:charset w:val="00"/>
    <w:family w:val="swiss"/>
    <w:pitch w:val="variable"/>
    <w:sig w:usb0="E0002EFF" w:usb1="C000785B" w:usb2="00000009" w:usb3="00000000" w:csb0="000001FF" w:csb1="00000000"/>
    <w:embedRegular r:id="rId6" w:fontKey="{CDE731DE-767F-D442-813F-B09F40F8AD32}"/>
    <w:embedBold r:id="rId7" w:fontKey="{B553DAD7-18D6-554A-A4C1-7C5BD708B2D9}"/>
    <w:embedItalic r:id="rId8" w:fontKey="{2C0FD6D6-6F3E-144F-B67F-D04889F2E160}"/>
  </w:font>
  <w:font w:name="Cambria">
    <w:panose1 w:val="02040503050406030204"/>
    <w:charset w:val="00"/>
    <w:family w:val="roman"/>
    <w:pitch w:val="variable"/>
    <w:sig w:usb0="E00006FF" w:usb1="420024FF" w:usb2="02000000" w:usb3="00000000" w:csb0="0000019F" w:csb1="00000000"/>
    <w:embedRegular r:id="rId9" w:fontKey="{DE52AEA0-5902-E94F-BE36-020B769AAD00}"/>
    <w:embedBold r:id="rId10" w:fontKey="{44591C0D-C4D5-044F-9448-47F7588A2B89}"/>
  </w:font>
  <w:font w:name="Calibri">
    <w:panose1 w:val="020F0502020204030204"/>
    <w:charset w:val="00"/>
    <w:family w:val="swiss"/>
    <w:pitch w:val="variable"/>
    <w:sig w:usb0="E4002EFF" w:usb1="C200247B" w:usb2="00000009" w:usb3="00000000" w:csb0="000001FF" w:csb1="00000000"/>
    <w:embedRegular r:id="rId11" w:fontKey="{597CCE25-6E22-FE44-BD8A-ECE0417D2B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9B2389" w14:textId="77777777" w:rsidR="004A2766" w:rsidRDefault="004A2766"/>
  <w:tbl>
    <w:tblPr>
      <w:tblStyle w:val="a1"/>
      <w:tblW w:w="9870"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4680"/>
      <w:gridCol w:w="2535"/>
    </w:tblGrid>
    <w:tr w:rsidR="004A2766" w14:paraId="4A35127E" w14:textId="77777777">
      <w:trPr>
        <w:trHeight w:val="1059"/>
      </w:trPr>
      <w:tc>
        <w:tcPr>
          <w:tcW w:w="2655" w:type="dxa"/>
          <w:tcBorders>
            <w:top w:val="single" w:sz="6" w:space="0" w:color="B7B7B7"/>
            <w:left w:val="nil"/>
            <w:bottom w:val="nil"/>
            <w:right w:val="nil"/>
          </w:tcBorders>
          <w:tcMar>
            <w:top w:w="100" w:type="dxa"/>
            <w:left w:w="100" w:type="dxa"/>
            <w:bottom w:w="100" w:type="dxa"/>
            <w:right w:w="100" w:type="dxa"/>
          </w:tcMar>
        </w:tcPr>
        <w:p w14:paraId="2DAF42B8" w14:textId="77777777" w:rsidR="004A2766" w:rsidRDefault="00A07BD4">
          <w:pPr>
            <w:widowControl w:val="0"/>
            <w:bidi/>
            <w:spacing w:line="240" w:lineRule="auto"/>
            <w:jc w:val="right"/>
            <w:rPr>
              <w:color w:val="B7B7B7"/>
            </w:rPr>
          </w:pPr>
          <w:r>
            <w:rPr>
              <w:color w:val="B7B7B7"/>
              <w:rtl/>
            </w:rPr>
            <w:t xml:space="preserve">עמוד </w:t>
          </w:r>
          <w:r>
            <w:rPr>
              <w:color w:val="B7B7B7"/>
            </w:rPr>
            <w:fldChar w:fldCharType="begin"/>
          </w:r>
          <w:r>
            <w:rPr>
              <w:color w:val="B7B7B7"/>
            </w:rPr>
            <w:instrText>PAGE</w:instrText>
          </w:r>
          <w:r>
            <w:rPr>
              <w:color w:val="B7B7B7"/>
            </w:rPr>
            <w:fldChar w:fldCharType="separate"/>
          </w:r>
          <w:r w:rsidR="00315F60">
            <w:rPr>
              <w:noProof/>
              <w:color w:val="B7B7B7"/>
              <w:rtl/>
            </w:rPr>
            <w:t>1</w:t>
          </w:r>
          <w:r>
            <w:rPr>
              <w:color w:val="B7B7B7"/>
            </w:rPr>
            <w:fldChar w:fldCharType="end"/>
          </w:r>
          <w:r>
            <w:rPr>
              <w:color w:val="B7B7B7"/>
              <w:rtl/>
            </w:rPr>
            <w:t xml:space="preserve"> מתוך </w:t>
          </w:r>
          <w:r>
            <w:rPr>
              <w:color w:val="B7B7B7"/>
            </w:rPr>
            <w:fldChar w:fldCharType="begin"/>
          </w:r>
          <w:r>
            <w:rPr>
              <w:color w:val="B7B7B7"/>
            </w:rPr>
            <w:instrText>NUMPAGES</w:instrText>
          </w:r>
          <w:r>
            <w:rPr>
              <w:color w:val="B7B7B7"/>
            </w:rPr>
            <w:fldChar w:fldCharType="separate"/>
          </w:r>
          <w:r w:rsidR="00315F60">
            <w:rPr>
              <w:noProof/>
              <w:color w:val="B7B7B7"/>
              <w:rtl/>
            </w:rPr>
            <w:t>2</w:t>
          </w:r>
          <w:r>
            <w:rPr>
              <w:color w:val="B7B7B7"/>
            </w:rPr>
            <w:fldChar w:fldCharType="end"/>
          </w:r>
          <w:r>
            <w:rPr>
              <w:color w:val="B7B7B7"/>
            </w:rPr>
            <w:t xml:space="preserve"> </w:t>
          </w:r>
        </w:p>
      </w:tc>
      <w:tc>
        <w:tcPr>
          <w:tcW w:w="4680" w:type="dxa"/>
          <w:tcBorders>
            <w:top w:val="single" w:sz="6" w:space="0" w:color="B7B7B7"/>
            <w:left w:val="nil"/>
            <w:bottom w:val="nil"/>
            <w:right w:val="nil"/>
          </w:tcBorders>
          <w:tcMar>
            <w:top w:w="100" w:type="dxa"/>
            <w:left w:w="100" w:type="dxa"/>
            <w:bottom w:w="100" w:type="dxa"/>
            <w:right w:w="100" w:type="dxa"/>
          </w:tcMar>
        </w:tcPr>
        <w:p w14:paraId="379F61BD" w14:textId="77777777" w:rsidR="004A2766" w:rsidRDefault="004A2766">
          <w:pPr>
            <w:widowControl w:val="0"/>
            <w:bidi/>
            <w:spacing w:line="240" w:lineRule="auto"/>
            <w:jc w:val="center"/>
            <w:rPr>
              <w:color w:val="B7B7B7"/>
            </w:rPr>
          </w:pPr>
        </w:p>
      </w:tc>
      <w:tc>
        <w:tcPr>
          <w:tcW w:w="2535" w:type="dxa"/>
          <w:tcBorders>
            <w:top w:val="single" w:sz="6" w:space="0" w:color="B7B7B7"/>
            <w:left w:val="nil"/>
            <w:bottom w:val="nil"/>
            <w:right w:val="nil"/>
          </w:tcBorders>
          <w:tcMar>
            <w:top w:w="100" w:type="dxa"/>
            <w:left w:w="100" w:type="dxa"/>
            <w:bottom w:w="100" w:type="dxa"/>
            <w:right w:w="100" w:type="dxa"/>
          </w:tcMar>
        </w:tcPr>
        <w:p w14:paraId="787561C7" w14:textId="77777777" w:rsidR="004A2766" w:rsidRDefault="00A07BD4">
          <w:pPr>
            <w:widowControl w:val="0"/>
            <w:bidi/>
            <w:spacing w:line="240" w:lineRule="auto"/>
            <w:rPr>
              <w:color w:val="B7B7B7"/>
            </w:rPr>
          </w:pPr>
          <w:r>
            <w:rPr>
              <w:color w:val="B7B7B7"/>
              <w:rtl/>
            </w:rPr>
            <w:t>בילד-אפ 2026</w:t>
          </w:r>
        </w:p>
      </w:tc>
    </w:tr>
  </w:tbl>
  <w:p w14:paraId="711347B5" w14:textId="77777777" w:rsidR="004A2766" w:rsidRDefault="004A2766">
    <w:pPr>
      <w:widowControl w:val="0"/>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0C99B9" w14:textId="77777777" w:rsidR="00261423" w:rsidRDefault="00261423">
      <w:pPr>
        <w:spacing w:line="240" w:lineRule="auto"/>
      </w:pPr>
      <w:r>
        <w:separator/>
      </w:r>
    </w:p>
  </w:footnote>
  <w:footnote w:type="continuationSeparator" w:id="0">
    <w:p w14:paraId="7188E7C8" w14:textId="77777777" w:rsidR="00261423" w:rsidRDefault="002614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8FA2D1" w14:textId="77777777" w:rsidR="004A2766" w:rsidRDefault="004A2766"/>
  <w:tbl>
    <w:tblPr>
      <w:tblStyle w:val="a0"/>
      <w:tblW w:w="9615"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gridCol w:w="1245"/>
    </w:tblGrid>
    <w:tr w:rsidR="004A2766" w14:paraId="73952BCC" w14:textId="77777777">
      <w:tc>
        <w:tcPr>
          <w:tcW w:w="8370" w:type="dxa"/>
          <w:tcBorders>
            <w:top w:val="nil"/>
            <w:left w:val="nil"/>
            <w:bottom w:val="single" w:sz="8" w:space="0" w:color="B7B7B7"/>
            <w:right w:val="nil"/>
          </w:tcBorders>
          <w:tcMar>
            <w:top w:w="100" w:type="dxa"/>
            <w:left w:w="100" w:type="dxa"/>
            <w:bottom w:w="100" w:type="dxa"/>
            <w:right w:w="100" w:type="dxa"/>
          </w:tcMar>
        </w:tcPr>
        <w:p w14:paraId="466610B4" w14:textId="77777777" w:rsidR="004A2766" w:rsidRDefault="00A07BD4">
          <w:pPr>
            <w:bidi/>
            <w:spacing w:before="120" w:line="240" w:lineRule="auto"/>
            <w:jc w:val="right"/>
            <w:rPr>
              <w:color w:val="B7B7B7"/>
            </w:rPr>
          </w:pPr>
          <w:r>
            <w:rPr>
              <w:color w:val="B7B7B7"/>
              <w:rtl/>
            </w:rPr>
            <w:t>פורמט דרישות לפרוייקט</w:t>
          </w:r>
        </w:p>
      </w:tc>
      <w:tc>
        <w:tcPr>
          <w:tcW w:w="1245" w:type="dxa"/>
          <w:tcBorders>
            <w:top w:val="nil"/>
            <w:left w:val="nil"/>
            <w:bottom w:val="single" w:sz="8" w:space="0" w:color="FFFFFF"/>
            <w:right w:val="nil"/>
          </w:tcBorders>
          <w:tcMar>
            <w:top w:w="100" w:type="dxa"/>
            <w:left w:w="100" w:type="dxa"/>
            <w:bottom w:w="100" w:type="dxa"/>
            <w:right w:w="100" w:type="dxa"/>
          </w:tcMar>
        </w:tcPr>
        <w:p w14:paraId="549BAEFE" w14:textId="77777777" w:rsidR="004A2766" w:rsidRDefault="00A07BD4">
          <w:pPr>
            <w:widowControl w:val="0"/>
            <w:spacing w:line="240" w:lineRule="auto"/>
          </w:pPr>
          <w:r>
            <w:rPr>
              <w:noProof/>
            </w:rPr>
            <w:drawing>
              <wp:inline distT="114300" distB="114300" distL="114300" distR="114300" wp14:anchorId="32B5C516" wp14:editId="0256B0FE">
                <wp:extent cx="657225" cy="266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7225" cy="266700"/>
                        </a:xfrm>
                        <a:prstGeom prst="rect">
                          <a:avLst/>
                        </a:prstGeom>
                        <a:ln/>
                      </pic:spPr>
                    </pic:pic>
                  </a:graphicData>
                </a:graphic>
              </wp:inline>
            </w:drawing>
          </w:r>
        </w:p>
      </w:tc>
    </w:tr>
  </w:tbl>
  <w:p w14:paraId="3CBE3608" w14:textId="77777777" w:rsidR="004A2766" w:rsidRDefault="004A27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D64C4F"/>
    <w:multiLevelType w:val="multilevel"/>
    <w:tmpl w:val="78A48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154500"/>
    <w:multiLevelType w:val="multilevel"/>
    <w:tmpl w:val="8E26F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0C2543"/>
    <w:multiLevelType w:val="hybridMultilevel"/>
    <w:tmpl w:val="5316C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4A0863"/>
    <w:multiLevelType w:val="multilevel"/>
    <w:tmpl w:val="DBCE1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255525"/>
    <w:multiLevelType w:val="multilevel"/>
    <w:tmpl w:val="5F12B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CA7B85"/>
    <w:multiLevelType w:val="multilevel"/>
    <w:tmpl w:val="E3C6C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3E02C5"/>
    <w:multiLevelType w:val="multilevel"/>
    <w:tmpl w:val="DE68D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485DAD"/>
    <w:multiLevelType w:val="multilevel"/>
    <w:tmpl w:val="0AF6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7C15D6"/>
    <w:multiLevelType w:val="multilevel"/>
    <w:tmpl w:val="C9682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B2209F"/>
    <w:multiLevelType w:val="multilevel"/>
    <w:tmpl w:val="4AE8F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651A2B"/>
    <w:multiLevelType w:val="multilevel"/>
    <w:tmpl w:val="4556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AA6A39"/>
    <w:multiLevelType w:val="multilevel"/>
    <w:tmpl w:val="BCD24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AF3740"/>
    <w:multiLevelType w:val="hybridMultilevel"/>
    <w:tmpl w:val="60AAC4FC"/>
    <w:lvl w:ilvl="0" w:tplc="CE0AE1F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EA350D"/>
    <w:multiLevelType w:val="multilevel"/>
    <w:tmpl w:val="E7009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FB53EF"/>
    <w:multiLevelType w:val="multilevel"/>
    <w:tmpl w:val="8C52A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7168497">
    <w:abstractNumId w:val="6"/>
  </w:num>
  <w:num w:numId="2" w16cid:durableId="1635675594">
    <w:abstractNumId w:val="11"/>
  </w:num>
  <w:num w:numId="3" w16cid:durableId="41827153">
    <w:abstractNumId w:val="5"/>
  </w:num>
  <w:num w:numId="4" w16cid:durableId="2088991647">
    <w:abstractNumId w:val="14"/>
  </w:num>
  <w:num w:numId="5" w16cid:durableId="1442460118">
    <w:abstractNumId w:val="1"/>
  </w:num>
  <w:num w:numId="6" w16cid:durableId="1883209165">
    <w:abstractNumId w:val="3"/>
  </w:num>
  <w:num w:numId="7" w16cid:durableId="1914388252">
    <w:abstractNumId w:val="13"/>
  </w:num>
  <w:num w:numId="8" w16cid:durableId="2019581866">
    <w:abstractNumId w:val="9"/>
  </w:num>
  <w:num w:numId="9" w16cid:durableId="531302355">
    <w:abstractNumId w:val="8"/>
  </w:num>
  <w:num w:numId="10" w16cid:durableId="1787306303">
    <w:abstractNumId w:val="4"/>
  </w:num>
  <w:num w:numId="11" w16cid:durableId="94592990">
    <w:abstractNumId w:val="0"/>
  </w:num>
  <w:num w:numId="12" w16cid:durableId="1311203905">
    <w:abstractNumId w:val="2"/>
  </w:num>
  <w:num w:numId="13" w16cid:durableId="48312692">
    <w:abstractNumId w:val="12"/>
  </w:num>
  <w:num w:numId="14" w16cid:durableId="89087116">
    <w:abstractNumId w:val="7"/>
  </w:num>
  <w:num w:numId="15" w16cid:durableId="14547912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or Mitrani">
    <w15:presenceInfo w15:providerId="AD" w15:userId="S::mor@Sfi.org.il::820545a0-ede0-415b-ae4c-2bf5650ca188"/>
  </w15:person>
  <w15:person w15:author="Noa Hashdi">
    <w15:presenceInfo w15:providerId="AD" w15:userId="S::noa@Sfi.org.il::de65a87a-28d7-4d54-b687-6e39e264d40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66"/>
    <w:rsid w:val="00020E13"/>
    <w:rsid w:val="000534A0"/>
    <w:rsid w:val="00080522"/>
    <w:rsid w:val="00152D80"/>
    <w:rsid w:val="0017477C"/>
    <w:rsid w:val="001D21E3"/>
    <w:rsid w:val="001D3F5D"/>
    <w:rsid w:val="001D40E2"/>
    <w:rsid w:val="00227556"/>
    <w:rsid w:val="00227AD0"/>
    <w:rsid w:val="00245444"/>
    <w:rsid w:val="00261423"/>
    <w:rsid w:val="0027168C"/>
    <w:rsid w:val="002832F6"/>
    <w:rsid w:val="002A2E13"/>
    <w:rsid w:val="00315F60"/>
    <w:rsid w:val="00333ACE"/>
    <w:rsid w:val="00365872"/>
    <w:rsid w:val="003813B9"/>
    <w:rsid w:val="003E2B74"/>
    <w:rsid w:val="004264D7"/>
    <w:rsid w:val="00450546"/>
    <w:rsid w:val="004A2766"/>
    <w:rsid w:val="004B1F06"/>
    <w:rsid w:val="004E426C"/>
    <w:rsid w:val="004F3E0C"/>
    <w:rsid w:val="005022F0"/>
    <w:rsid w:val="00536AEE"/>
    <w:rsid w:val="00572521"/>
    <w:rsid w:val="005F0C64"/>
    <w:rsid w:val="005F7A19"/>
    <w:rsid w:val="00664CA2"/>
    <w:rsid w:val="00666EE6"/>
    <w:rsid w:val="0073256B"/>
    <w:rsid w:val="00732C25"/>
    <w:rsid w:val="007C27F7"/>
    <w:rsid w:val="0083120A"/>
    <w:rsid w:val="00887084"/>
    <w:rsid w:val="008F4AC2"/>
    <w:rsid w:val="00976FCD"/>
    <w:rsid w:val="00984399"/>
    <w:rsid w:val="00990403"/>
    <w:rsid w:val="009B3F8D"/>
    <w:rsid w:val="00A07BD4"/>
    <w:rsid w:val="00A118AC"/>
    <w:rsid w:val="00A450A9"/>
    <w:rsid w:val="00A72096"/>
    <w:rsid w:val="00A77D04"/>
    <w:rsid w:val="00A97494"/>
    <w:rsid w:val="00AA5AB8"/>
    <w:rsid w:val="00B03EAE"/>
    <w:rsid w:val="00B24500"/>
    <w:rsid w:val="00B9152D"/>
    <w:rsid w:val="00B97E45"/>
    <w:rsid w:val="00D65815"/>
    <w:rsid w:val="00DD0CB8"/>
    <w:rsid w:val="00DF44A4"/>
    <w:rsid w:val="00E0357F"/>
    <w:rsid w:val="00E079DF"/>
    <w:rsid w:val="00E14299"/>
    <w:rsid w:val="00E20FB5"/>
    <w:rsid w:val="00E51BC3"/>
    <w:rsid w:val="00E77990"/>
    <w:rsid w:val="00EB45E5"/>
    <w:rsid w:val="00EF5282"/>
    <w:rsid w:val="00F406F3"/>
    <w:rsid w:val="00F61643"/>
    <w:rsid w:val="00F70A7F"/>
    <w:rsid w:val="00F72BB2"/>
    <w:rsid w:val="00FB12FA"/>
    <w:rsid w:val="00FB69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17A5"/>
  <w15:docId w15:val="{8F61B232-E324-4EE2-B292-6DC3313A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65815"/>
    <w:rPr>
      <w:b/>
      <w:bCs/>
    </w:rPr>
  </w:style>
  <w:style w:type="character" w:customStyle="1" w:styleId="CommentSubjectChar">
    <w:name w:val="Comment Subject Char"/>
    <w:basedOn w:val="CommentTextChar"/>
    <w:link w:val="CommentSubject"/>
    <w:uiPriority w:val="99"/>
    <w:semiHidden/>
    <w:rsid w:val="00D65815"/>
    <w:rPr>
      <w:b/>
      <w:bCs/>
      <w:sz w:val="20"/>
      <w:szCs w:val="20"/>
    </w:rPr>
  </w:style>
  <w:style w:type="paragraph" w:styleId="Header">
    <w:name w:val="header"/>
    <w:basedOn w:val="Normal"/>
    <w:link w:val="HeaderChar"/>
    <w:uiPriority w:val="99"/>
    <w:semiHidden/>
    <w:unhideWhenUsed/>
    <w:rsid w:val="00D65815"/>
    <w:pPr>
      <w:tabs>
        <w:tab w:val="center" w:pos="4153"/>
        <w:tab w:val="right" w:pos="8306"/>
      </w:tabs>
      <w:spacing w:line="240" w:lineRule="auto"/>
    </w:pPr>
  </w:style>
  <w:style w:type="character" w:customStyle="1" w:styleId="HeaderChar">
    <w:name w:val="Header Char"/>
    <w:basedOn w:val="DefaultParagraphFont"/>
    <w:link w:val="Header"/>
    <w:uiPriority w:val="99"/>
    <w:semiHidden/>
    <w:rsid w:val="00D65815"/>
  </w:style>
  <w:style w:type="paragraph" w:styleId="Footer">
    <w:name w:val="footer"/>
    <w:basedOn w:val="Normal"/>
    <w:link w:val="FooterChar"/>
    <w:uiPriority w:val="99"/>
    <w:semiHidden/>
    <w:unhideWhenUsed/>
    <w:rsid w:val="00D65815"/>
    <w:pPr>
      <w:tabs>
        <w:tab w:val="center" w:pos="4153"/>
        <w:tab w:val="right" w:pos="8306"/>
      </w:tabs>
      <w:spacing w:line="240" w:lineRule="auto"/>
    </w:pPr>
  </w:style>
  <w:style w:type="character" w:customStyle="1" w:styleId="FooterChar">
    <w:name w:val="Footer Char"/>
    <w:basedOn w:val="DefaultParagraphFont"/>
    <w:link w:val="Footer"/>
    <w:uiPriority w:val="99"/>
    <w:semiHidden/>
    <w:rsid w:val="00D65815"/>
  </w:style>
  <w:style w:type="paragraph" w:styleId="ListParagraph">
    <w:name w:val="List Paragraph"/>
    <w:basedOn w:val="Normal"/>
    <w:uiPriority w:val="34"/>
    <w:qFormat/>
    <w:rsid w:val="00B9152D"/>
    <w:pPr>
      <w:ind w:left="720"/>
      <w:contextualSpacing/>
    </w:pPr>
  </w:style>
  <w:style w:type="table" w:styleId="TableGrid">
    <w:name w:val="Table Grid"/>
    <w:basedOn w:val="TableNormal"/>
    <w:uiPriority w:val="59"/>
    <w:rsid w:val="00A72096"/>
    <w:pPr>
      <w:spacing w:line="240" w:lineRule="auto"/>
    </w:pPr>
    <w:rPr>
      <w:rFonts w:asciiTheme="minorHAnsi" w:eastAsiaTheme="minorEastAsia"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2096"/>
    <w:rPr>
      <w:color w:val="0000FF" w:themeColor="hyperlink"/>
      <w:u w:val="single"/>
    </w:rPr>
  </w:style>
  <w:style w:type="paragraph" w:styleId="Revision">
    <w:name w:val="Revision"/>
    <w:hidden/>
    <w:uiPriority w:val="99"/>
    <w:semiHidden/>
    <w:rsid w:val="00E0357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9CFFBC04B07D4A93241A65B23CC202" ma:contentTypeVersion="19" ma:contentTypeDescription="Create a new document." ma:contentTypeScope="" ma:versionID="62809c935223921ba26249d2647d55d8">
  <xsd:schema xmlns:xsd="http://www.w3.org/2001/XMLSchema" xmlns:xs="http://www.w3.org/2001/XMLSchema" xmlns:p="http://schemas.microsoft.com/office/2006/metadata/properties" xmlns:ns2="744cc89c-fbb6-42f9-beb1-cf77074f63b0" xmlns:ns3="eace481b-eb29-4742-b677-d2a64dba283a" targetNamespace="http://schemas.microsoft.com/office/2006/metadata/properties" ma:root="true" ma:fieldsID="43ad19405bfed521845bb2d5d5866e4f" ns2:_="" ns3:_="">
    <xsd:import namespace="744cc89c-fbb6-42f9-beb1-cf77074f63b0"/>
    <xsd:import namespace="eace481b-eb29-4742-b677-d2a64dba28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cc89c-fbb6-42f9-beb1-cf77074f6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9cbe0-989b-4f33-a539-aec4501b36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ce481b-eb29-4742-b677-d2a64dba283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22131ff-5425-4019-834f-ebe009d79409}" ma:internalName="TaxCatchAll" ma:showField="CatchAllData" ma:web="eace481b-eb29-4742-b677-d2a64dba2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ace481b-eb29-4742-b677-d2a64dba283a" xsi:nil="true"/>
    <lcf76f155ced4ddcb4097134ff3c332f xmlns="744cc89c-fbb6-42f9-beb1-cf77074f63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FDB9FD-FB10-402E-85C2-83674311E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cc89c-fbb6-42f9-beb1-cf77074f63b0"/>
    <ds:schemaRef ds:uri="eace481b-eb29-4742-b677-d2a64dba2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68B9B7-9FC1-4B61-9482-00D5E1996428}">
  <ds:schemaRefs>
    <ds:schemaRef ds:uri="http://schemas.microsoft.com/sharepoint/v3/contenttype/forms"/>
  </ds:schemaRefs>
</ds:datastoreItem>
</file>

<file path=customXml/itemProps3.xml><?xml version="1.0" encoding="utf-8"?>
<ds:datastoreItem xmlns:ds="http://schemas.openxmlformats.org/officeDocument/2006/customXml" ds:itemID="{3ACC2B9A-5883-424C-80F9-871FE357214C}">
  <ds:schemaRefs>
    <ds:schemaRef ds:uri="http://schemas.microsoft.com/office/2006/metadata/properties"/>
    <ds:schemaRef ds:uri="http://schemas.microsoft.com/office/infopath/2007/PartnerControls"/>
    <ds:schemaRef ds:uri="eace481b-eb29-4742-b677-d2a64dba283a"/>
    <ds:schemaRef ds:uri="744cc89c-fbb6-42f9-beb1-cf77074f63b0"/>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12</Pages>
  <Words>2819</Words>
  <Characters>14520</Characters>
  <Application>Microsoft Office Word</Application>
  <DocSecurity>0</DocSecurity>
  <Lines>440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Mor Mitrani</cp:lastModifiedBy>
  <cp:revision>60</cp:revision>
  <dcterms:created xsi:type="dcterms:W3CDTF">2026-06-21T11:51:00Z</dcterms:created>
  <dcterms:modified xsi:type="dcterms:W3CDTF">2026-07-06T18:24:00Z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0x010100DA9CFFBC04B07D4A93241A65B23CC202</vt:lpwstr>
  </property>
  <property fmtid="{D5CDD505-2E9C-101B-9397-08002B2CF9AE}" pid="3" name="MediaServiceImageTags">
    <vt:lpwstr/>
  </property>
</Properties>
</file>